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BC0D92" w14:textId="77777777" w:rsidR="007578A4" w:rsidRPr="00C40222" w:rsidRDefault="00000000">
      <w:pPr>
        <w:pStyle w:val="Title"/>
        <w:jc w:val="center"/>
        <w:rPr>
          <w:lang w:val="en-US"/>
        </w:rPr>
      </w:pPr>
      <w:bookmarkStart w:id="0" w:name="_heading=h.gjdgxs" w:colFirst="0" w:colLast="0"/>
      <w:bookmarkEnd w:id="0"/>
      <w:r w:rsidRPr="00C40222">
        <w:rPr>
          <w:lang w:val="en-US"/>
        </w:rPr>
        <w:t xml:space="preserve">FINÁLNÍ PROJEKT </w:t>
      </w:r>
      <w:r w:rsidRPr="00C40222">
        <w:rPr>
          <w:lang w:val="en-US"/>
        </w:rPr>
        <w:br/>
        <w:t xml:space="preserve">   č.1</w:t>
      </w:r>
    </w:p>
    <w:p w14:paraId="2D61571B" w14:textId="77777777" w:rsidR="007578A4" w:rsidRPr="00C40222" w:rsidRDefault="007578A4">
      <w:pPr>
        <w:rPr>
          <w:lang w:val="en-US"/>
        </w:rPr>
      </w:pPr>
    </w:p>
    <w:p w14:paraId="0A578213" w14:textId="77777777" w:rsidR="007578A4" w:rsidRPr="00C40222" w:rsidRDefault="007578A4">
      <w:pPr>
        <w:rPr>
          <w:lang w:val="en-US"/>
        </w:rPr>
      </w:pPr>
    </w:p>
    <w:p w14:paraId="5A25CF85" w14:textId="77777777" w:rsidR="007578A4" w:rsidRPr="00C40222" w:rsidRDefault="007578A4">
      <w:pPr>
        <w:rPr>
          <w:lang w:val="en-US"/>
        </w:rPr>
      </w:pPr>
    </w:p>
    <w:p w14:paraId="7796F921" w14:textId="77777777" w:rsidR="007578A4" w:rsidRPr="00C40222" w:rsidRDefault="007578A4">
      <w:pPr>
        <w:rPr>
          <w:lang w:val="en-US"/>
        </w:rPr>
      </w:pPr>
    </w:p>
    <w:p w14:paraId="75E062B1" w14:textId="77777777" w:rsidR="007578A4" w:rsidRPr="00C40222" w:rsidRDefault="007578A4">
      <w:pPr>
        <w:rPr>
          <w:lang w:val="en-US"/>
        </w:rPr>
      </w:pPr>
    </w:p>
    <w:p w14:paraId="3C371C4F" w14:textId="77777777" w:rsidR="007578A4" w:rsidRPr="00C40222" w:rsidRDefault="007578A4">
      <w:pPr>
        <w:rPr>
          <w:lang w:val="en-US"/>
        </w:rPr>
      </w:pPr>
    </w:p>
    <w:p w14:paraId="2945CDDB" w14:textId="77777777" w:rsidR="007578A4" w:rsidRPr="00C40222" w:rsidRDefault="007578A4">
      <w:pPr>
        <w:rPr>
          <w:lang w:val="en-US"/>
        </w:rPr>
      </w:pPr>
    </w:p>
    <w:p w14:paraId="75F70526" w14:textId="77777777" w:rsidR="007578A4" w:rsidRPr="00C40222" w:rsidRDefault="007578A4">
      <w:pPr>
        <w:rPr>
          <w:lang w:val="en-US"/>
        </w:rPr>
      </w:pPr>
    </w:p>
    <w:p w14:paraId="208D84A8" w14:textId="77777777" w:rsidR="007578A4" w:rsidRPr="00C40222" w:rsidRDefault="007578A4">
      <w:pPr>
        <w:rPr>
          <w:lang w:val="en-US"/>
        </w:rPr>
      </w:pPr>
    </w:p>
    <w:p w14:paraId="7026F2A0" w14:textId="77777777" w:rsidR="007578A4" w:rsidRPr="00C40222" w:rsidRDefault="007578A4">
      <w:pPr>
        <w:rPr>
          <w:lang w:val="en-US"/>
        </w:rPr>
      </w:pPr>
    </w:p>
    <w:p w14:paraId="2136DCE9" w14:textId="77777777" w:rsidR="007578A4" w:rsidRPr="00C40222" w:rsidRDefault="007578A4">
      <w:pPr>
        <w:rPr>
          <w:lang w:val="en-US"/>
        </w:rPr>
      </w:pPr>
    </w:p>
    <w:p w14:paraId="50C5A8FD" w14:textId="77777777" w:rsidR="007578A4" w:rsidRPr="00C40222" w:rsidRDefault="007578A4">
      <w:pPr>
        <w:rPr>
          <w:lang w:val="en-US"/>
        </w:rPr>
      </w:pPr>
    </w:p>
    <w:p w14:paraId="49F0E3A7" w14:textId="77777777" w:rsidR="007578A4" w:rsidRPr="00C40222" w:rsidRDefault="007578A4">
      <w:pPr>
        <w:rPr>
          <w:lang w:val="en-US"/>
        </w:rPr>
      </w:pPr>
    </w:p>
    <w:p w14:paraId="395A4D2B" w14:textId="77777777" w:rsidR="007578A4" w:rsidRPr="00C40222" w:rsidRDefault="00000000">
      <w:pPr>
        <w:rPr>
          <w:lang w:val="en-US"/>
        </w:rPr>
      </w:pPr>
      <w:r w:rsidRPr="00C40222">
        <w:rPr>
          <w:noProof/>
          <w:lang w:val="en-US"/>
        </w:rPr>
        <w:drawing>
          <wp:inline distT="114300" distB="114300" distL="114300" distR="114300" wp14:anchorId="00AC05D7" wp14:editId="6268C798">
            <wp:extent cx="5731200" cy="1536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F39BF" w14:textId="77777777" w:rsidR="007578A4" w:rsidRPr="00C40222" w:rsidRDefault="007578A4">
      <w:pPr>
        <w:rPr>
          <w:lang w:val="en-US"/>
        </w:rPr>
      </w:pPr>
    </w:p>
    <w:p w14:paraId="72672708" w14:textId="77777777" w:rsidR="007578A4" w:rsidRPr="00C40222" w:rsidRDefault="007578A4">
      <w:pPr>
        <w:rPr>
          <w:lang w:val="en-US"/>
        </w:rPr>
      </w:pPr>
    </w:p>
    <w:p w14:paraId="7A514527" w14:textId="77777777" w:rsidR="007578A4" w:rsidRPr="00C40222" w:rsidRDefault="007578A4">
      <w:pPr>
        <w:rPr>
          <w:lang w:val="en-US"/>
        </w:rPr>
      </w:pPr>
    </w:p>
    <w:p w14:paraId="1AD6F510" w14:textId="77777777" w:rsidR="007578A4" w:rsidRPr="00C40222" w:rsidRDefault="007578A4">
      <w:pPr>
        <w:rPr>
          <w:lang w:val="en-US"/>
        </w:rPr>
      </w:pPr>
    </w:p>
    <w:p w14:paraId="43841F15" w14:textId="77777777" w:rsidR="007578A4" w:rsidRPr="00C40222" w:rsidRDefault="007578A4">
      <w:pPr>
        <w:rPr>
          <w:lang w:val="en-US"/>
        </w:rPr>
      </w:pPr>
    </w:p>
    <w:p w14:paraId="3EA95247" w14:textId="77777777" w:rsidR="007578A4" w:rsidRPr="00C40222" w:rsidRDefault="007578A4">
      <w:pPr>
        <w:rPr>
          <w:lang w:val="en-US"/>
        </w:rPr>
      </w:pPr>
    </w:p>
    <w:p w14:paraId="00C64BFB" w14:textId="77777777" w:rsidR="007578A4" w:rsidRPr="00C40222" w:rsidRDefault="007578A4">
      <w:pPr>
        <w:rPr>
          <w:lang w:val="en-US"/>
        </w:rPr>
      </w:pPr>
    </w:p>
    <w:p w14:paraId="525D9C06" w14:textId="77777777" w:rsidR="007578A4" w:rsidRPr="00C40222" w:rsidRDefault="007578A4">
      <w:pPr>
        <w:rPr>
          <w:lang w:val="en-US"/>
        </w:rPr>
      </w:pPr>
    </w:p>
    <w:p w14:paraId="6C3762BA" w14:textId="77777777" w:rsidR="007578A4" w:rsidRPr="00C40222" w:rsidRDefault="007578A4">
      <w:pPr>
        <w:rPr>
          <w:lang w:val="en-US"/>
        </w:rPr>
      </w:pPr>
    </w:p>
    <w:p w14:paraId="23D368FE" w14:textId="77777777" w:rsidR="007578A4" w:rsidRPr="00C40222" w:rsidRDefault="007578A4">
      <w:pPr>
        <w:rPr>
          <w:lang w:val="en-US"/>
        </w:rPr>
      </w:pPr>
    </w:p>
    <w:p w14:paraId="006F8FA6" w14:textId="77777777" w:rsidR="007578A4" w:rsidRPr="00C40222" w:rsidRDefault="007578A4">
      <w:pPr>
        <w:rPr>
          <w:lang w:val="en-US"/>
        </w:rPr>
      </w:pPr>
    </w:p>
    <w:p w14:paraId="52E68FB2" w14:textId="77777777" w:rsidR="007578A4" w:rsidRPr="00C40222" w:rsidRDefault="007578A4">
      <w:pPr>
        <w:rPr>
          <w:lang w:val="en-US"/>
        </w:rPr>
      </w:pPr>
    </w:p>
    <w:p w14:paraId="722388F0" w14:textId="77777777" w:rsidR="007578A4" w:rsidRPr="00C40222" w:rsidRDefault="007578A4">
      <w:pPr>
        <w:rPr>
          <w:lang w:val="en-US"/>
        </w:rPr>
      </w:pPr>
    </w:p>
    <w:p w14:paraId="58494C5B" w14:textId="77777777" w:rsidR="007578A4" w:rsidRPr="00C40222" w:rsidRDefault="007578A4">
      <w:pPr>
        <w:rPr>
          <w:lang w:val="en-US"/>
        </w:rPr>
      </w:pPr>
    </w:p>
    <w:p w14:paraId="0F0331ED" w14:textId="77777777" w:rsidR="007578A4" w:rsidRPr="00C40222" w:rsidRDefault="007578A4">
      <w:pPr>
        <w:rPr>
          <w:lang w:val="en-US"/>
        </w:rPr>
      </w:pPr>
    </w:p>
    <w:p w14:paraId="089F1609" w14:textId="77777777" w:rsidR="007578A4" w:rsidRPr="00C40222" w:rsidRDefault="007578A4">
      <w:pPr>
        <w:rPr>
          <w:lang w:val="en-US"/>
        </w:rPr>
      </w:pPr>
    </w:p>
    <w:p w14:paraId="5A1D0EF1" w14:textId="77777777" w:rsidR="007578A4" w:rsidRPr="00C40222" w:rsidRDefault="007578A4">
      <w:pPr>
        <w:rPr>
          <w:lang w:val="en-US"/>
        </w:rPr>
      </w:pPr>
    </w:p>
    <w:p w14:paraId="27D30BD1" w14:textId="719D962A" w:rsidR="007578A4" w:rsidRPr="00C40222" w:rsidRDefault="00000000">
      <w:pPr>
        <w:rPr>
          <w:lang w:val="en-US"/>
        </w:rPr>
      </w:pPr>
      <w:r w:rsidRPr="00C40222">
        <w:rPr>
          <w:lang w:val="en-US"/>
        </w:rPr>
        <w:t>Autor:</w:t>
      </w:r>
      <w:sdt>
        <w:sdtPr>
          <w:rPr>
            <w:lang w:val="en-US"/>
          </w:rPr>
          <w:tag w:val="goog_rdk_0"/>
          <w:id w:val="-1981988995"/>
        </w:sdtPr>
        <w:sdtContent>
          <w:ins w:id="1" w:author="Svobia Kid" w:date="2024-06-09T14:09:00Z">
            <w:r w:rsidRPr="00C40222">
              <w:rPr>
                <w:lang w:val="en-US"/>
              </w:rPr>
              <w:t xml:space="preserve"> </w:t>
            </w:r>
          </w:ins>
          <w:r w:rsidR="00FF419D" w:rsidRPr="00C40222">
            <w:rPr>
              <w:lang w:val="en-US"/>
            </w:rPr>
            <w:t>Helga Vrbková</w:t>
          </w:r>
        </w:sdtContent>
      </w:sdt>
      <w:r w:rsidRPr="00C40222">
        <w:rPr>
          <w:lang w:val="en-US"/>
        </w:rPr>
        <w:br/>
        <w:t>Datum:</w:t>
      </w:r>
    </w:p>
    <w:p w14:paraId="667929B7" w14:textId="77777777" w:rsidR="007578A4" w:rsidRPr="00C40222" w:rsidRDefault="00000000">
      <w:pPr>
        <w:rPr>
          <w:lang w:val="en-US"/>
        </w:rPr>
      </w:pPr>
      <w:sdt>
        <w:sdtPr>
          <w:rPr>
            <w:lang w:val="en-US"/>
          </w:rPr>
          <w:tag w:val="goog_rdk_2"/>
          <w:id w:val="-83613160"/>
        </w:sdtPr>
        <w:sdtContent>
          <w:ins w:id="2" w:author="kupik" w:date="2024-06-09T20:15:00Z">
            <w:r w:rsidRPr="00C40222">
              <w:rPr>
                <w:lang w:val="en-US"/>
              </w:rPr>
              <w:t>G</w:t>
            </w:r>
          </w:ins>
        </w:sdtContent>
      </w:sdt>
      <w:sdt>
        <w:sdtPr>
          <w:rPr>
            <w:lang w:val="en-US"/>
          </w:rPr>
          <w:tag w:val="goog_rdk_3"/>
          <w:id w:val="-236168970"/>
        </w:sdtPr>
        <w:sdtContent>
          <w:customXmlInsRangeStart w:id="3" w:author="Anonymous" w:date="2024-06-13T08:29:00Z"/>
          <w:sdt>
            <w:sdtPr>
              <w:rPr>
                <w:lang w:val="en-US"/>
              </w:rPr>
              <w:tag w:val="goog_rdk_4"/>
              <w:id w:val="527451796"/>
            </w:sdtPr>
            <w:sdtContent>
              <w:customXmlInsRangeEnd w:id="3"/>
              <w:ins w:id="4" w:author="Anonymous" w:date="2024-06-13T08:29:00Z">
                <w:del w:id="5" w:author="Anonymous" w:date="2024-06-13T08:29:00Z">
                  <w:r w:rsidRPr="00C40222">
                    <w:rPr>
                      <w:lang w:val="en-US"/>
                    </w:rPr>
                    <w:delText>ff</w:delText>
                  </w:r>
                </w:del>
              </w:ins>
              <w:customXmlInsRangeStart w:id="6" w:author="Anonymous" w:date="2024-06-13T08:29:00Z"/>
            </w:sdtContent>
          </w:sdt>
          <w:customXmlInsRangeEnd w:id="6"/>
        </w:sdtContent>
      </w:sdt>
    </w:p>
    <w:p w14:paraId="514234AF" w14:textId="77777777" w:rsidR="007578A4" w:rsidRPr="00C40222" w:rsidRDefault="007578A4">
      <w:pPr>
        <w:rPr>
          <w:lang w:val="en-US"/>
        </w:rPr>
      </w:pPr>
    </w:p>
    <w:p w14:paraId="4153CE97" w14:textId="3546D1FC" w:rsidR="007578A4" w:rsidRPr="007F03AB" w:rsidRDefault="007F03AB" w:rsidP="007F03AB">
      <w:pPr>
        <w:pStyle w:val="Heading1"/>
        <w:rPr>
          <w:caps/>
          <w:lang w:val="en-US"/>
        </w:rPr>
      </w:pPr>
      <w:bookmarkStart w:id="7" w:name="_Toc172283521"/>
      <w:r>
        <w:rPr>
          <w:caps/>
          <w:lang w:val="en-US"/>
        </w:rPr>
        <w:lastRenderedPageBreak/>
        <w:t>Obsah</w:t>
      </w:r>
      <w:bookmarkEnd w:id="7"/>
    </w:p>
    <w:p w14:paraId="48FB7429" w14:textId="77777777" w:rsidR="007F03AB" w:rsidRPr="00C40222" w:rsidRDefault="007F03AB">
      <w:pPr>
        <w:rPr>
          <w:lang w:val="en-US"/>
        </w:rPr>
      </w:pPr>
    </w:p>
    <w:sdt>
      <w:sdtPr>
        <w:id w:val="397330686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sk"/>
        </w:rPr>
      </w:sdtEndPr>
      <w:sdtContent>
        <w:p w14:paraId="5534E33D" w14:textId="0C04B2F9" w:rsidR="00D60911" w:rsidRDefault="00D60911" w:rsidP="00D60911">
          <w:pPr>
            <w:pStyle w:val="TOCHeading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8FE754C" w14:textId="1E979887" w:rsidR="00D60911" w:rsidRDefault="00D60911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22" w:history="1">
            <w:r w:rsidRPr="001369CE">
              <w:rPr>
                <w:rStyle w:val="Hyperlink"/>
                <w:noProof/>
                <w:lang w:val="en-US"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6D229" w14:textId="366C5728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23" w:history="1">
            <w:r w:rsidRPr="001369CE">
              <w:rPr>
                <w:rStyle w:val="Hyperlink"/>
                <w:noProof/>
                <w:lang w:val="en-US"/>
              </w:rPr>
              <w:t>Přístupové údaje: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91170" w14:textId="5A18BA2B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24" w:history="1">
            <w:r w:rsidRPr="001369CE">
              <w:rPr>
                <w:rStyle w:val="Hyperlink"/>
                <w:noProof/>
                <w:lang w:val="en-US"/>
              </w:rPr>
              <w:t>Poznámky: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EC56A" w14:textId="17151A78" w:rsidR="00D60911" w:rsidRDefault="00D60911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25" w:history="1">
            <w:r w:rsidRPr="001369CE">
              <w:rPr>
                <w:rStyle w:val="Hyperlink"/>
                <w:noProof/>
                <w:lang w:val="en-US"/>
              </w:rPr>
              <w:t>TESTOVACÍ SCÉNÁŘE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8312C" w14:textId="1C4BDFB8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26" w:history="1">
            <w:r w:rsidRPr="001369CE">
              <w:rPr>
                <w:rStyle w:val="Hyperlink"/>
                <w:noProof/>
                <w:lang w:val="en-US"/>
              </w:rPr>
              <w:t>001 Abstract: GET data about existing student.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351A2" w14:textId="0F39C1A1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27" w:history="1">
            <w:r w:rsidRPr="001369CE">
              <w:rPr>
                <w:rStyle w:val="Hyperlink"/>
                <w:noProof/>
                <w:lang w:val="en-US"/>
              </w:rPr>
              <w:t>002 Abstract: Get data about non-existing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F7603" w14:textId="0577E861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28" w:history="1">
            <w:r w:rsidRPr="001369CE">
              <w:rPr>
                <w:rStyle w:val="Hyperlink"/>
                <w:noProof/>
                <w:lang w:val="en-US"/>
              </w:rPr>
              <w:t>003 Abstract: GET date of all students with „Last_name“ = JOSHUA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F39D7" w14:textId="6B05B3C2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29" w:history="1">
            <w:r w:rsidRPr="001369CE">
              <w:rPr>
                <w:rStyle w:val="Hyperlink"/>
                <w:noProof/>
                <w:lang w:val="en-US"/>
              </w:rPr>
              <w:t>004 Abstract: DELETE all data about existing sudent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AC466" w14:textId="00436AD4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30" w:history="1">
            <w:r w:rsidRPr="001369CE">
              <w:rPr>
                <w:rStyle w:val="Hyperlink"/>
                <w:noProof/>
                <w:lang w:val="en-US"/>
              </w:rPr>
              <w:t>005 DELETE all data about non-existing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D47FB" w14:textId="24A0A171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31" w:history="1">
            <w:r w:rsidRPr="001369CE">
              <w:rPr>
                <w:rStyle w:val="Hyperlink"/>
                <w:noProof/>
                <w:lang w:val="en-US"/>
              </w:rPr>
              <w:t>006 DELETE all data of all students with the same „Last Name“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F5A9A" w14:textId="531D2D84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32" w:history="1">
            <w:r w:rsidRPr="001369CE">
              <w:rPr>
                <w:rStyle w:val="Hyperlink"/>
                <w:noProof/>
                <w:lang w:val="en-US"/>
              </w:rPr>
              <w:t>007 Abstract:  Add a new student to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38770" w14:textId="2DFBA4AF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33" w:history="1">
            <w:r w:rsidRPr="001369CE">
              <w:rPr>
                <w:rStyle w:val="Hyperlink"/>
                <w:noProof/>
                <w:lang w:val="en-US"/>
              </w:rPr>
              <w:t>008 Abstract: Create new student when all input data are the same as data of already existed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F7DBA" w14:textId="0432BA66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34" w:history="1">
            <w:r w:rsidRPr="001369CE">
              <w:rPr>
                <w:rStyle w:val="Hyperlink"/>
                <w:noProof/>
                <w:lang w:val="en-US"/>
              </w:rPr>
              <w:t>009 Abtract: Add a new student with some missing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6F83A" w14:textId="20EDE82D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35" w:history="1">
            <w:r w:rsidRPr="001369CE">
              <w:rPr>
                <w:rStyle w:val="Hyperlink"/>
                <w:noProof/>
                <w:lang w:val="en-US"/>
              </w:rPr>
              <w:t>010 Abstract: Add a new student with incorrect email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D90A1" w14:textId="6C7175AC" w:rsidR="00D60911" w:rsidRDefault="00D60911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36" w:history="1">
            <w:r w:rsidRPr="001369CE">
              <w:rPr>
                <w:rStyle w:val="Hyperlink"/>
                <w:noProof/>
                <w:lang w:val="en-US"/>
              </w:rPr>
              <w:t>EXEKUCE  TESTŮ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235DF" w14:textId="6D089D67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37" w:history="1">
            <w:r w:rsidRPr="001369CE">
              <w:rPr>
                <w:rStyle w:val="Hyperlink"/>
                <w:noProof/>
                <w:lang w:val="en-US"/>
              </w:rPr>
              <w:t>001 Abstract: GET data about existing student.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98D7F" w14:textId="46FB64F4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38" w:history="1">
            <w:r w:rsidRPr="001369CE">
              <w:rPr>
                <w:rStyle w:val="Hyperlink"/>
                <w:noProof/>
                <w:lang w:val="en-US"/>
              </w:rPr>
              <w:t>002 Abstract: Get data about non-existing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600AE" w14:textId="44C1A6CD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39" w:history="1">
            <w:r w:rsidRPr="001369CE">
              <w:rPr>
                <w:rStyle w:val="Hyperlink"/>
                <w:noProof/>
                <w:lang w:val="en-US"/>
              </w:rPr>
              <w:t>003 Abstract: GET date of all students with „Last_name“ = JOSHUA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4C7E2" w14:textId="3DEA7D7A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40" w:history="1">
            <w:r w:rsidRPr="001369CE">
              <w:rPr>
                <w:rStyle w:val="Hyperlink"/>
                <w:noProof/>
                <w:lang w:val="en-US"/>
              </w:rPr>
              <w:t>004 Abstract: DELETE all data about existing sudent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51D8B" w14:textId="142C660D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41" w:history="1">
            <w:r w:rsidRPr="001369CE">
              <w:rPr>
                <w:rStyle w:val="Hyperlink"/>
                <w:noProof/>
                <w:lang w:val="en-US"/>
              </w:rPr>
              <w:t>005 DELETE all data about non-existing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B1B50" w14:textId="54C493BB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42" w:history="1">
            <w:r w:rsidRPr="001369CE">
              <w:rPr>
                <w:rStyle w:val="Hyperlink"/>
                <w:noProof/>
                <w:lang w:val="en-US"/>
              </w:rPr>
              <w:t>006 DELETE all data of all students with the same „Last Name“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3A049" w14:textId="698842BB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43" w:history="1">
            <w:r w:rsidRPr="001369CE">
              <w:rPr>
                <w:rStyle w:val="Hyperlink"/>
                <w:noProof/>
                <w:lang w:val="en-US"/>
              </w:rPr>
              <w:t>007 Abstract:  Add a new student to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8CA4A" w14:textId="42D24D8B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44" w:history="1">
            <w:r w:rsidRPr="001369CE">
              <w:rPr>
                <w:rStyle w:val="Hyperlink"/>
                <w:noProof/>
                <w:lang w:val="en-US"/>
              </w:rPr>
              <w:t>008 Abstract: Create new student when all input data are the same as data of already existed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55473" w14:textId="20F978BF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45" w:history="1">
            <w:r w:rsidRPr="001369CE">
              <w:rPr>
                <w:rStyle w:val="Hyperlink"/>
                <w:noProof/>
                <w:lang w:val="en-US"/>
              </w:rPr>
              <w:t>009 Abtract: Add a new student with some missing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571E7" w14:textId="385A8959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46" w:history="1">
            <w:r w:rsidRPr="001369CE">
              <w:rPr>
                <w:rStyle w:val="Hyperlink"/>
                <w:noProof/>
                <w:lang w:val="en-US"/>
              </w:rPr>
              <w:t>010 Abstract: Add a new student with incorrect email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F989D" w14:textId="256CD996" w:rsidR="00D60911" w:rsidRDefault="00D60911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47" w:history="1">
            <w:r w:rsidRPr="001369CE">
              <w:rPr>
                <w:rStyle w:val="Hyperlink"/>
                <w:noProof/>
                <w:lang w:val="en-US"/>
              </w:rPr>
              <w:t>BUG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E95E0" w14:textId="59F8C039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48" w:history="1">
            <w:r w:rsidRPr="001369CE">
              <w:rPr>
                <w:rStyle w:val="Hyperlink"/>
                <w:noProof/>
                <w:lang w:val="en-US"/>
              </w:rPr>
              <w:t>002 Abstract: Get data about nonexisting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8A039" w14:textId="2BC4BE64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49" w:history="1">
            <w:r w:rsidRPr="001369CE">
              <w:rPr>
                <w:rStyle w:val="Hyperlink"/>
                <w:noProof/>
                <w:lang w:val="en-US"/>
              </w:rPr>
              <w:t>003 Abstract: GET date of all students with „Last_name“ = JOSHUA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7691F" w14:textId="739107DD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50" w:history="1">
            <w:r w:rsidRPr="001369CE">
              <w:rPr>
                <w:rStyle w:val="Hyperlink"/>
                <w:noProof/>
                <w:lang w:val="en-US"/>
              </w:rPr>
              <w:t>005 DELETE all data about non-existing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8AFDD" w14:textId="57E899FD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51" w:history="1">
            <w:r w:rsidRPr="001369CE">
              <w:rPr>
                <w:rStyle w:val="Hyperlink"/>
                <w:noProof/>
                <w:lang w:val="en-US"/>
              </w:rPr>
              <w:t>006 DELETE all data of all students with the same „Last Name“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F96D0" w14:textId="6C9A1E7A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52" w:history="1">
            <w:r w:rsidRPr="001369CE">
              <w:rPr>
                <w:rStyle w:val="Hyperlink"/>
                <w:noProof/>
                <w:lang w:val="en-US"/>
              </w:rPr>
              <w:t>007 Abstract:  Add a new student to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9881F" w14:textId="08DA01EB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53" w:history="1">
            <w:r w:rsidRPr="001369CE">
              <w:rPr>
                <w:rStyle w:val="Hyperlink"/>
                <w:noProof/>
                <w:lang w:val="en-US"/>
              </w:rPr>
              <w:t>008 Abstract: Create new student when all input data are the same as data of already existed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7EFF2" w14:textId="3AFA3B5F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54" w:history="1">
            <w:r w:rsidRPr="001369CE">
              <w:rPr>
                <w:rStyle w:val="Hyperlink"/>
                <w:noProof/>
                <w:lang w:val="en-US"/>
              </w:rPr>
              <w:t>009 Abtract: Add a new student with some missing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CD2DB" w14:textId="0734824A" w:rsidR="00D60911" w:rsidRDefault="00D6091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2283555" w:history="1">
            <w:r w:rsidRPr="001369CE">
              <w:rPr>
                <w:rStyle w:val="Hyperlink"/>
                <w:noProof/>
                <w:lang w:val="en-US"/>
              </w:rPr>
              <w:t>010 Abstract: Add a new student with incorrect email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4F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40756" w14:textId="07B56FCC" w:rsidR="00D60911" w:rsidRDefault="00D60911">
          <w:r>
            <w:rPr>
              <w:b/>
              <w:bCs/>
              <w:noProof/>
            </w:rPr>
            <w:fldChar w:fldCharType="end"/>
          </w:r>
        </w:p>
      </w:sdtContent>
    </w:sdt>
    <w:p w14:paraId="6EA52741" w14:textId="77777777" w:rsidR="007578A4" w:rsidRPr="00C40222" w:rsidRDefault="007578A4">
      <w:pPr>
        <w:rPr>
          <w:lang w:val="en-US"/>
        </w:rPr>
      </w:pPr>
    </w:p>
    <w:p w14:paraId="50DFED89" w14:textId="77777777" w:rsidR="007578A4" w:rsidRPr="00C40222" w:rsidRDefault="007578A4">
      <w:pPr>
        <w:rPr>
          <w:lang w:val="en-US"/>
        </w:rPr>
      </w:pPr>
    </w:p>
    <w:p w14:paraId="39A8839A" w14:textId="77777777" w:rsidR="007578A4" w:rsidRPr="00C40222" w:rsidRDefault="007578A4">
      <w:pPr>
        <w:rPr>
          <w:lang w:val="en-US"/>
        </w:rPr>
      </w:pPr>
    </w:p>
    <w:p w14:paraId="10CD74D4" w14:textId="77777777" w:rsidR="007578A4" w:rsidRPr="00C40222" w:rsidRDefault="007578A4">
      <w:pPr>
        <w:rPr>
          <w:lang w:val="en-US"/>
        </w:rPr>
      </w:pPr>
    </w:p>
    <w:p w14:paraId="3507A03D" w14:textId="77777777" w:rsidR="007578A4" w:rsidRPr="00C40222" w:rsidRDefault="007578A4">
      <w:pPr>
        <w:rPr>
          <w:lang w:val="en-US"/>
        </w:rPr>
      </w:pPr>
    </w:p>
    <w:p w14:paraId="009B18FC" w14:textId="77777777" w:rsidR="007578A4" w:rsidRPr="00C40222" w:rsidRDefault="007578A4">
      <w:pPr>
        <w:rPr>
          <w:lang w:val="en-US"/>
        </w:rPr>
      </w:pPr>
    </w:p>
    <w:p w14:paraId="591A2056" w14:textId="77777777" w:rsidR="007578A4" w:rsidRPr="00C40222" w:rsidRDefault="007578A4">
      <w:pPr>
        <w:rPr>
          <w:lang w:val="en-US"/>
        </w:rPr>
      </w:pPr>
    </w:p>
    <w:p w14:paraId="5A576433" w14:textId="77777777" w:rsidR="007578A4" w:rsidRPr="00C40222" w:rsidRDefault="007578A4">
      <w:pPr>
        <w:rPr>
          <w:lang w:val="en-US"/>
        </w:rPr>
      </w:pPr>
    </w:p>
    <w:p w14:paraId="65ABDF7A" w14:textId="77777777" w:rsidR="007578A4" w:rsidRPr="00C40222" w:rsidRDefault="007578A4">
      <w:pPr>
        <w:rPr>
          <w:lang w:val="en-US"/>
        </w:rPr>
      </w:pPr>
    </w:p>
    <w:p w14:paraId="0DA93B31" w14:textId="77777777" w:rsidR="007578A4" w:rsidRPr="00C40222" w:rsidRDefault="007578A4">
      <w:pPr>
        <w:rPr>
          <w:lang w:val="en-US"/>
        </w:rPr>
      </w:pPr>
    </w:p>
    <w:p w14:paraId="3050818C" w14:textId="77777777" w:rsidR="007578A4" w:rsidRPr="00C40222" w:rsidRDefault="007578A4">
      <w:pPr>
        <w:rPr>
          <w:lang w:val="en-US"/>
        </w:rPr>
      </w:pPr>
    </w:p>
    <w:p w14:paraId="1B869AEC" w14:textId="77777777" w:rsidR="007578A4" w:rsidRPr="00C40222" w:rsidRDefault="007578A4">
      <w:pPr>
        <w:rPr>
          <w:lang w:val="en-US"/>
        </w:rPr>
      </w:pPr>
    </w:p>
    <w:p w14:paraId="15F21904" w14:textId="77777777" w:rsidR="007578A4" w:rsidRPr="00C40222" w:rsidRDefault="007578A4">
      <w:pPr>
        <w:rPr>
          <w:lang w:val="en-US"/>
        </w:rPr>
      </w:pPr>
    </w:p>
    <w:p w14:paraId="03B67AA9" w14:textId="77777777" w:rsidR="007578A4" w:rsidRPr="00C40222" w:rsidRDefault="007578A4">
      <w:pPr>
        <w:rPr>
          <w:lang w:val="en-US"/>
        </w:rPr>
      </w:pPr>
    </w:p>
    <w:p w14:paraId="0A8C4E75" w14:textId="77777777" w:rsidR="007578A4" w:rsidRPr="00C40222" w:rsidRDefault="007578A4">
      <w:pPr>
        <w:rPr>
          <w:lang w:val="en-US"/>
        </w:rPr>
      </w:pPr>
    </w:p>
    <w:p w14:paraId="43AAA6A9" w14:textId="77777777" w:rsidR="007578A4" w:rsidRPr="00C40222" w:rsidRDefault="007578A4">
      <w:pPr>
        <w:rPr>
          <w:lang w:val="en-US"/>
        </w:rPr>
      </w:pPr>
    </w:p>
    <w:p w14:paraId="04C8782A" w14:textId="77777777" w:rsidR="007578A4" w:rsidRPr="00C40222" w:rsidRDefault="00000000">
      <w:pPr>
        <w:rPr>
          <w:lang w:val="en-US"/>
        </w:rPr>
      </w:pPr>
      <w:r w:rsidRPr="00C40222">
        <w:rPr>
          <w:lang w:val="en-US"/>
        </w:rPr>
        <w:br w:type="page"/>
      </w:r>
    </w:p>
    <w:p w14:paraId="19B6A3C6" w14:textId="77777777" w:rsidR="007578A4" w:rsidRPr="00C40222" w:rsidRDefault="00000000">
      <w:pPr>
        <w:pStyle w:val="Heading1"/>
        <w:rPr>
          <w:lang w:val="en-US"/>
        </w:rPr>
      </w:pPr>
      <w:bookmarkStart w:id="8" w:name="_Toc172283522"/>
      <w:r w:rsidRPr="00C40222">
        <w:rPr>
          <w:lang w:val="en-US"/>
        </w:rPr>
        <w:lastRenderedPageBreak/>
        <w:t>ZADÁNÍ</w:t>
      </w:r>
      <w:bookmarkEnd w:id="8"/>
    </w:p>
    <w:p w14:paraId="0EB5A578" w14:textId="526E0576" w:rsidR="007578A4" w:rsidRPr="00C40222" w:rsidRDefault="00000000">
      <w:pPr>
        <w:rPr>
          <w:rFonts w:ascii="Roboto" w:eastAsia="Roboto" w:hAnsi="Roboto" w:cs="Roboto"/>
          <w:sz w:val="24"/>
          <w:szCs w:val="24"/>
          <w:lang w:val="en-US"/>
        </w:rPr>
      </w:pPr>
      <w:sdt>
        <w:sdtPr>
          <w:rPr>
            <w:lang w:val="en-US"/>
          </w:rPr>
          <w:tag w:val="goog_rdk_6"/>
          <w:id w:val="-176358197"/>
          <w:showingPlcHdr/>
        </w:sdtPr>
        <w:sdtContent>
          <w:r w:rsidR="00C40222" w:rsidRPr="00C40222">
            <w:rPr>
              <w:lang w:val="en-US"/>
            </w:rPr>
            <w:t xml:space="preserve">     </w:t>
          </w:r>
        </w:sdtContent>
      </w:sdt>
      <w:sdt>
        <w:sdtPr>
          <w:rPr>
            <w:lang w:val="en-US"/>
          </w:rPr>
          <w:tag w:val="goog_rdk_7"/>
          <w:id w:val="1639372997"/>
        </w:sdtPr>
        <w:sdtContent>
          <w:proofErr w:type="spellStart"/>
          <w:ins w:id="9" w:author="Michal “Arweth” Seibert" w:date="2024-06-04T18:05:00Z">
            <w:r w:rsidRPr="00C40222">
              <w:rPr>
                <w:rFonts w:ascii="Roboto" w:eastAsia="Roboto" w:hAnsi="Roboto" w:cs="Roboto"/>
                <w:sz w:val="24"/>
                <w:szCs w:val="24"/>
                <w:lang w:val="en-US"/>
              </w:rPr>
              <w:t>C</w:t>
            </w:r>
          </w:ins>
        </w:sdtContent>
      </w:sdt>
      <w:r w:rsidRPr="00C40222">
        <w:rPr>
          <w:rFonts w:ascii="Roboto" w:eastAsia="Roboto" w:hAnsi="Roboto" w:cs="Roboto"/>
          <w:sz w:val="24"/>
          <w:szCs w:val="24"/>
          <w:lang w:val="en-US"/>
        </w:rPr>
        <w:t>ílem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finálního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projektu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 je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otestovat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funkčnost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aplikace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,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která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slouží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 k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manipulaci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 s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daty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 o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studentech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.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Aplikace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má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rozhraní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 REST-API,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které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umožňuje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vytvoření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,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smazání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 a </w:t>
      </w:r>
      <w:proofErr w:type="spellStart"/>
      <w:r w:rsidRPr="00C40222">
        <w:rPr>
          <w:rFonts w:ascii="Roboto" w:eastAsia="Roboto" w:hAnsi="Roboto" w:cs="Roboto"/>
          <w:sz w:val="24"/>
          <w:szCs w:val="24"/>
          <w:lang w:val="en-US"/>
        </w:rPr>
        <w:t>získání</w:t>
      </w:r>
      <w:proofErr w:type="spellEnd"/>
      <w:r w:rsidRPr="00C40222">
        <w:rPr>
          <w:rFonts w:ascii="Roboto" w:eastAsia="Roboto" w:hAnsi="Roboto" w:cs="Roboto"/>
          <w:sz w:val="24"/>
          <w:szCs w:val="24"/>
          <w:lang w:val="en-US"/>
        </w:rPr>
        <w:t xml:space="preserve"> dat.</w:t>
      </w:r>
      <w:r w:rsidRPr="00C40222">
        <w:rPr>
          <w:rFonts w:ascii="Roboto" w:eastAsia="Roboto" w:hAnsi="Roboto" w:cs="Roboto"/>
          <w:sz w:val="24"/>
          <w:szCs w:val="24"/>
          <w:lang w:val="en-US"/>
        </w:rPr>
        <w:br/>
      </w:r>
    </w:p>
    <w:p w14:paraId="6999AB75" w14:textId="77777777" w:rsidR="007578A4" w:rsidRPr="00C40222" w:rsidRDefault="00000000">
      <w:pPr>
        <w:pStyle w:val="Heading2"/>
        <w:rPr>
          <w:lang w:val="en-US"/>
        </w:rPr>
      </w:pPr>
      <w:bookmarkStart w:id="10" w:name="_heading=h.1fob9te" w:colFirst="0" w:colLast="0"/>
      <w:bookmarkStart w:id="11" w:name="_Toc172283523"/>
      <w:bookmarkEnd w:id="10"/>
      <w:proofErr w:type="spellStart"/>
      <w:r w:rsidRPr="00C40222">
        <w:rPr>
          <w:lang w:val="en-US"/>
        </w:rPr>
        <w:t>Přístupové</w:t>
      </w:r>
      <w:proofErr w:type="spellEnd"/>
      <w:r w:rsidRPr="00C40222">
        <w:rPr>
          <w:lang w:val="en-US"/>
        </w:rPr>
        <w:t xml:space="preserve"> </w:t>
      </w:r>
      <w:proofErr w:type="spellStart"/>
      <w:r w:rsidRPr="00C40222">
        <w:rPr>
          <w:lang w:val="en-US"/>
        </w:rPr>
        <w:t>údaje</w:t>
      </w:r>
      <w:proofErr w:type="spellEnd"/>
      <w:r w:rsidRPr="00C40222">
        <w:rPr>
          <w:lang w:val="en-US"/>
        </w:rPr>
        <w:t>:</w:t>
      </w:r>
      <w:bookmarkEnd w:id="11"/>
    </w:p>
    <w:p w14:paraId="4753908E" w14:textId="77777777" w:rsidR="007578A4" w:rsidRPr="00C40222" w:rsidRDefault="007578A4">
      <w:pPr>
        <w:rPr>
          <w:lang w:val="en-US"/>
        </w:rPr>
      </w:pP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578A4" w:rsidRPr="00C40222" w14:paraId="50E71B7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D6463" w14:textId="77777777" w:rsidR="007578A4" w:rsidRPr="00C40222" w:rsidRDefault="00000000">
            <w:pPr>
              <w:rPr>
                <w:lang w:val="en-US"/>
              </w:rPr>
            </w:pPr>
            <w:proofErr w:type="spellStart"/>
            <w:r w:rsidRPr="00C40222">
              <w:rPr>
                <w:lang w:val="en-US"/>
              </w:rPr>
              <w:t>Databáze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5B20F" w14:textId="428AF096" w:rsidR="007578A4" w:rsidRPr="00C402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C40222">
              <w:rPr>
                <w:lang w:val="en-US"/>
              </w:rPr>
              <w:t xml:space="preserve">database: </w:t>
            </w:r>
            <w:proofErr w:type="spellStart"/>
            <w:r w:rsidRPr="00C40222">
              <w:rPr>
                <w:lang w:val="en-US"/>
              </w:rPr>
              <w:t>qa_demo</w:t>
            </w:r>
            <w:proofErr w:type="spellEnd"/>
            <w:r w:rsidRPr="00C40222">
              <w:rPr>
                <w:lang w:val="en-US"/>
              </w:rPr>
              <w:br/>
              <w:t xml:space="preserve">Host: </w:t>
            </w:r>
            <w:proofErr w:type="spellStart"/>
            <w:r w:rsidRPr="00C40222">
              <w:rPr>
                <w:lang w:val="en-US"/>
              </w:rPr>
              <w:t>aws.connect.psdb.cloud</w:t>
            </w:r>
            <w:proofErr w:type="spellEnd"/>
            <w:r w:rsidRPr="00C40222">
              <w:rPr>
                <w:lang w:val="en-US"/>
              </w:rPr>
              <w:br/>
              <w:t xml:space="preserve">Username: </w:t>
            </w:r>
            <w:r w:rsidRPr="00C40222">
              <w:rPr>
                <w:lang w:val="en-US"/>
              </w:rPr>
              <w:br/>
              <w:t xml:space="preserve">Password: </w:t>
            </w:r>
          </w:p>
          <w:p w14:paraId="27610AC6" w14:textId="09093D8D" w:rsidR="00970CD5" w:rsidRPr="00C40222" w:rsidRDefault="00970C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</w:tc>
      </w:tr>
      <w:tr w:rsidR="007578A4" w:rsidRPr="00C40222" w14:paraId="683E893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61772" w14:textId="77777777" w:rsidR="007578A4" w:rsidRPr="00C402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C40222">
              <w:rPr>
                <w:lang w:val="en-US"/>
              </w:rPr>
              <w:t>REST-API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E617B" w14:textId="77777777" w:rsidR="007578A4" w:rsidRPr="00C40222" w:rsidRDefault="00000000">
            <w:pPr>
              <w:spacing w:line="240" w:lineRule="auto"/>
              <w:rPr>
                <w:lang w:val="en-US"/>
              </w:rPr>
            </w:pPr>
            <w:r w:rsidRPr="00C40222">
              <w:rPr>
                <w:lang w:val="en-US"/>
              </w:rPr>
              <w:t>http://108.143.193.45:8080/api/v1/students/</w:t>
            </w:r>
          </w:p>
        </w:tc>
      </w:tr>
    </w:tbl>
    <w:p w14:paraId="42221104" w14:textId="77777777" w:rsidR="007578A4" w:rsidRPr="00C40222" w:rsidRDefault="007578A4">
      <w:pPr>
        <w:rPr>
          <w:lang w:val="en-US"/>
        </w:rPr>
      </w:pPr>
    </w:p>
    <w:p w14:paraId="2FF395BB" w14:textId="77777777" w:rsidR="007578A4" w:rsidRPr="00C40222" w:rsidRDefault="00000000">
      <w:pPr>
        <w:pStyle w:val="Heading2"/>
        <w:rPr>
          <w:lang w:val="en-US"/>
        </w:rPr>
      </w:pPr>
      <w:bookmarkStart w:id="12" w:name="_heading=h.3znysh7" w:colFirst="0" w:colLast="0"/>
      <w:bookmarkStart w:id="13" w:name="_Toc172283524"/>
      <w:bookmarkEnd w:id="12"/>
      <w:proofErr w:type="spellStart"/>
      <w:r w:rsidRPr="00C40222">
        <w:rPr>
          <w:lang w:val="en-US"/>
        </w:rPr>
        <w:t>Poznámky</w:t>
      </w:r>
      <w:proofErr w:type="spellEnd"/>
      <w:r w:rsidRPr="00C40222">
        <w:rPr>
          <w:lang w:val="en-US"/>
        </w:rPr>
        <w:t>:</w:t>
      </w:r>
      <w:bookmarkEnd w:id="13"/>
    </w:p>
    <w:p w14:paraId="2EC3E127" w14:textId="77777777" w:rsidR="007578A4" w:rsidRPr="00C40222" w:rsidRDefault="00000000">
      <w:pPr>
        <w:rPr>
          <w:lang w:val="en-US"/>
        </w:rPr>
      </w:pPr>
      <w:proofErr w:type="spellStart"/>
      <w:r w:rsidRPr="00C40222">
        <w:rPr>
          <w:lang w:val="en-US"/>
        </w:rPr>
        <w:t>Nezapomeňte</w:t>
      </w:r>
      <w:proofErr w:type="spellEnd"/>
      <w:r w:rsidRPr="00C40222">
        <w:rPr>
          <w:lang w:val="en-US"/>
        </w:rPr>
        <w:t xml:space="preserve">, </w:t>
      </w:r>
      <w:proofErr w:type="spellStart"/>
      <w:r w:rsidRPr="00C40222">
        <w:rPr>
          <w:lang w:val="en-US"/>
        </w:rPr>
        <w:t>že</w:t>
      </w:r>
      <w:proofErr w:type="spellEnd"/>
      <w:r w:rsidRPr="00C40222">
        <w:rPr>
          <w:lang w:val="en-US"/>
        </w:rPr>
        <w:t xml:space="preserve"> v IT se data </w:t>
      </w:r>
      <w:proofErr w:type="spellStart"/>
      <w:r w:rsidRPr="00C40222">
        <w:rPr>
          <w:lang w:val="en-US"/>
        </w:rPr>
        <w:t>musí</w:t>
      </w:r>
      <w:proofErr w:type="spellEnd"/>
      <w:r w:rsidRPr="00C40222">
        <w:rPr>
          <w:lang w:val="en-US"/>
        </w:rPr>
        <w:t xml:space="preserve"> </w:t>
      </w:r>
      <w:proofErr w:type="spellStart"/>
      <w:r w:rsidRPr="00C40222">
        <w:rPr>
          <w:lang w:val="en-US"/>
        </w:rPr>
        <w:t>někde</w:t>
      </w:r>
      <w:proofErr w:type="spellEnd"/>
      <w:r w:rsidRPr="00C40222">
        <w:rPr>
          <w:lang w:val="en-US"/>
        </w:rPr>
        <w:t xml:space="preserve"> </w:t>
      </w:r>
      <w:proofErr w:type="spellStart"/>
      <w:r w:rsidRPr="00C40222">
        <w:rPr>
          <w:lang w:val="en-US"/>
        </w:rPr>
        <w:t>uložit</w:t>
      </w:r>
      <w:proofErr w:type="spellEnd"/>
      <w:r w:rsidRPr="00C40222">
        <w:rPr>
          <w:lang w:val="en-US"/>
        </w:rPr>
        <w:t xml:space="preserve"> a </w:t>
      </w:r>
      <w:proofErr w:type="spellStart"/>
      <w:r w:rsidRPr="00C40222">
        <w:rPr>
          <w:lang w:val="en-US"/>
        </w:rPr>
        <w:t>poté</w:t>
      </w:r>
      <w:proofErr w:type="spellEnd"/>
      <w:r w:rsidRPr="00C40222">
        <w:rPr>
          <w:lang w:val="en-US"/>
        </w:rPr>
        <w:t xml:space="preserve"> </w:t>
      </w:r>
      <w:proofErr w:type="spellStart"/>
      <w:r w:rsidRPr="00C40222">
        <w:rPr>
          <w:lang w:val="en-US"/>
        </w:rPr>
        <w:t>získat</w:t>
      </w:r>
      <w:proofErr w:type="spellEnd"/>
      <w:r w:rsidRPr="00C40222">
        <w:rPr>
          <w:lang w:val="en-US"/>
        </w:rPr>
        <w:t xml:space="preserve">. Proto </w:t>
      </w:r>
      <w:proofErr w:type="spellStart"/>
      <w:r w:rsidRPr="00C40222">
        <w:rPr>
          <w:lang w:val="en-US"/>
        </w:rPr>
        <w:t>ověřte</w:t>
      </w:r>
      <w:proofErr w:type="spellEnd"/>
      <w:r w:rsidRPr="00C40222">
        <w:rPr>
          <w:lang w:val="en-US"/>
        </w:rPr>
        <w:t xml:space="preserve">, </w:t>
      </w:r>
      <w:proofErr w:type="spellStart"/>
      <w:r w:rsidRPr="00C40222">
        <w:rPr>
          <w:lang w:val="en-US"/>
        </w:rPr>
        <w:t>že</w:t>
      </w:r>
      <w:proofErr w:type="spellEnd"/>
      <w:r w:rsidRPr="00C40222">
        <w:rPr>
          <w:lang w:val="en-US"/>
        </w:rPr>
        <w:t xml:space="preserve"> data </w:t>
      </w:r>
      <w:proofErr w:type="spellStart"/>
      <w:r w:rsidRPr="00C40222">
        <w:rPr>
          <w:lang w:val="en-US"/>
        </w:rPr>
        <w:t>jsou</w:t>
      </w:r>
      <w:proofErr w:type="spellEnd"/>
      <w:r w:rsidRPr="00C40222">
        <w:rPr>
          <w:lang w:val="en-US"/>
        </w:rPr>
        <w:t xml:space="preserve"> </w:t>
      </w:r>
      <w:proofErr w:type="spellStart"/>
      <w:r w:rsidRPr="00C40222">
        <w:rPr>
          <w:lang w:val="en-US"/>
        </w:rPr>
        <w:t>správně</w:t>
      </w:r>
      <w:proofErr w:type="spellEnd"/>
      <w:r w:rsidRPr="00C40222">
        <w:rPr>
          <w:lang w:val="en-US"/>
        </w:rPr>
        <w:t xml:space="preserve"> </w:t>
      </w:r>
      <w:proofErr w:type="spellStart"/>
      <w:r w:rsidRPr="00C40222">
        <w:rPr>
          <w:lang w:val="en-US"/>
        </w:rPr>
        <w:t>uložena</w:t>
      </w:r>
      <w:proofErr w:type="spellEnd"/>
      <w:r w:rsidRPr="00C40222">
        <w:rPr>
          <w:lang w:val="en-US"/>
        </w:rPr>
        <w:t xml:space="preserve"> a </w:t>
      </w:r>
      <w:proofErr w:type="spellStart"/>
      <w:r w:rsidRPr="00C40222">
        <w:rPr>
          <w:lang w:val="en-US"/>
        </w:rPr>
        <w:t>získávána</w:t>
      </w:r>
      <w:proofErr w:type="spellEnd"/>
      <w:r w:rsidRPr="00C40222">
        <w:rPr>
          <w:lang w:val="en-US"/>
        </w:rPr>
        <w:t xml:space="preserve"> z </w:t>
      </w:r>
      <w:proofErr w:type="spellStart"/>
      <w:r w:rsidRPr="00C40222">
        <w:rPr>
          <w:lang w:val="en-US"/>
        </w:rPr>
        <w:t>databáze</w:t>
      </w:r>
      <w:proofErr w:type="spellEnd"/>
      <w:r w:rsidRPr="00C40222">
        <w:rPr>
          <w:lang w:val="en-US"/>
        </w:rPr>
        <w:t>.</w:t>
      </w:r>
    </w:p>
    <w:sdt>
      <w:sdtPr>
        <w:rPr>
          <w:lang w:val="en-US"/>
        </w:rPr>
        <w:tag w:val="goog_rdk_8"/>
        <w:id w:val="2003931773"/>
      </w:sdtPr>
      <w:sdtContent>
        <w:p w14:paraId="2BA1742E" w14:textId="77777777" w:rsidR="007578A4" w:rsidRPr="00C40222" w:rsidRDefault="00000000">
          <w:pPr>
            <w:rPr>
              <w:ins w:id="14" w:author=""/>
              <w:lang w:val="en-US"/>
            </w:rPr>
          </w:pPr>
          <w:proofErr w:type="spellStart"/>
          <w:r w:rsidRPr="00C40222">
            <w:rPr>
              <w:lang w:val="en-US"/>
            </w:rPr>
            <w:t>Nezapomeňte</w:t>
          </w:r>
          <w:proofErr w:type="spellEnd"/>
          <w:r w:rsidRPr="00C40222">
            <w:rPr>
              <w:lang w:val="en-US"/>
            </w:rPr>
            <w:t xml:space="preserve"> do </w:t>
          </w:r>
          <w:proofErr w:type="spellStart"/>
          <w:r w:rsidRPr="00C40222">
            <w:rPr>
              <w:lang w:val="en-US"/>
            </w:rPr>
            <w:t>testovacích</w:t>
          </w:r>
          <w:proofErr w:type="spellEnd"/>
          <w:r w:rsidRPr="00C40222">
            <w:rPr>
              <w:lang w:val="en-US"/>
            </w:rPr>
            <w:t xml:space="preserve"> </w:t>
          </w:r>
          <w:proofErr w:type="spellStart"/>
          <w:r w:rsidRPr="00C40222">
            <w:rPr>
              <w:lang w:val="en-US"/>
            </w:rPr>
            <w:t>scénářů</w:t>
          </w:r>
          <w:proofErr w:type="spellEnd"/>
          <w:r w:rsidRPr="00C40222">
            <w:rPr>
              <w:lang w:val="en-US"/>
            </w:rPr>
            <w:t xml:space="preserve"> </w:t>
          </w:r>
          <w:proofErr w:type="spellStart"/>
          <w:r w:rsidRPr="00C40222">
            <w:rPr>
              <w:lang w:val="en-US"/>
            </w:rPr>
            <w:t>uvést</w:t>
          </w:r>
          <w:proofErr w:type="spellEnd"/>
          <w:r w:rsidRPr="00C40222">
            <w:rPr>
              <w:lang w:val="en-US"/>
            </w:rPr>
            <w:t xml:space="preserve"> </w:t>
          </w:r>
          <w:proofErr w:type="spellStart"/>
          <w:r w:rsidRPr="00C40222">
            <w:rPr>
              <w:lang w:val="en-US"/>
            </w:rPr>
            <w:t>testovací</w:t>
          </w:r>
          <w:proofErr w:type="spellEnd"/>
          <w:r w:rsidRPr="00C40222">
            <w:rPr>
              <w:lang w:val="en-US"/>
            </w:rPr>
            <w:t xml:space="preserve"> data, </w:t>
          </w:r>
          <w:proofErr w:type="spellStart"/>
          <w:r w:rsidRPr="00C40222">
            <w:rPr>
              <w:lang w:val="en-US"/>
            </w:rPr>
            <w:t>očekávaný</w:t>
          </w:r>
          <w:proofErr w:type="spellEnd"/>
          <w:r w:rsidRPr="00C40222">
            <w:rPr>
              <w:lang w:val="en-US"/>
            </w:rPr>
            <w:t xml:space="preserve"> </w:t>
          </w:r>
          <w:proofErr w:type="spellStart"/>
          <w:r w:rsidRPr="00C40222">
            <w:rPr>
              <w:lang w:val="en-US"/>
            </w:rPr>
            <w:t>výsledek</w:t>
          </w:r>
          <w:proofErr w:type="spellEnd"/>
          <w:r w:rsidRPr="00C40222">
            <w:rPr>
              <w:lang w:val="en-US"/>
            </w:rPr>
            <w:t xml:space="preserve"> </w:t>
          </w:r>
          <w:proofErr w:type="spellStart"/>
          <w:r w:rsidRPr="00C40222">
            <w:rPr>
              <w:lang w:val="en-US"/>
            </w:rPr>
            <w:t>včetně</w:t>
          </w:r>
          <w:proofErr w:type="spellEnd"/>
          <w:r w:rsidRPr="00C40222">
            <w:rPr>
              <w:lang w:val="en-US"/>
            </w:rPr>
            <w:t xml:space="preserve"> </w:t>
          </w:r>
          <w:proofErr w:type="spellStart"/>
          <w:r w:rsidRPr="00C40222">
            <w:rPr>
              <w:lang w:val="en-US"/>
            </w:rPr>
            <w:t>těla</w:t>
          </w:r>
          <w:proofErr w:type="spellEnd"/>
          <w:r w:rsidRPr="00C40222">
            <w:rPr>
              <w:lang w:val="en-US"/>
            </w:rPr>
            <w:t xml:space="preserve"> </w:t>
          </w:r>
          <w:proofErr w:type="spellStart"/>
          <w:r w:rsidRPr="00C40222">
            <w:rPr>
              <w:lang w:val="en-US"/>
            </w:rPr>
            <w:t>odpovědi</w:t>
          </w:r>
          <w:proofErr w:type="spellEnd"/>
          <w:r w:rsidRPr="00C40222">
            <w:rPr>
              <w:lang w:val="en-US"/>
            </w:rPr>
            <w:t xml:space="preserve"> a </w:t>
          </w:r>
          <w:proofErr w:type="spellStart"/>
          <w:r w:rsidRPr="00C40222">
            <w:rPr>
              <w:lang w:val="en-US"/>
            </w:rPr>
            <w:t>stavových</w:t>
          </w:r>
          <w:proofErr w:type="spellEnd"/>
          <w:r w:rsidRPr="00C40222">
            <w:rPr>
              <w:lang w:val="en-US"/>
            </w:rPr>
            <w:t xml:space="preserve"> </w:t>
          </w:r>
          <w:proofErr w:type="spellStart"/>
          <w:r w:rsidRPr="00C40222">
            <w:rPr>
              <w:lang w:val="en-US"/>
            </w:rPr>
            <w:t>kódů</w:t>
          </w:r>
          <w:proofErr w:type="spellEnd"/>
          <w:r w:rsidRPr="00C40222">
            <w:rPr>
              <w:lang w:val="en-US"/>
            </w:rPr>
            <w:t>.</w:t>
          </w:r>
        </w:p>
      </w:sdtContent>
    </w:sdt>
    <w:p w14:paraId="5C01B9E6" w14:textId="293382FA" w:rsidR="007578A4" w:rsidRDefault="007578A4">
      <w:pPr>
        <w:rPr>
          <w:rFonts w:ascii="Roboto" w:eastAsia="Roboto" w:hAnsi="Roboto" w:cs="Roboto"/>
          <w:color w:val="ECECEC"/>
          <w:sz w:val="24"/>
          <w:szCs w:val="24"/>
          <w:shd w:val="clear" w:color="auto" w:fill="212121"/>
          <w:lang w:val="en-US"/>
        </w:rPr>
      </w:pPr>
    </w:p>
    <w:p w14:paraId="1002EA82" w14:textId="77777777" w:rsidR="007578A4" w:rsidRDefault="007578A4">
      <w:pPr>
        <w:rPr>
          <w:lang w:val="en-US"/>
        </w:rPr>
      </w:pPr>
    </w:p>
    <w:p w14:paraId="198EEFF8" w14:textId="77777777" w:rsidR="007F03AB" w:rsidRDefault="007F03AB">
      <w:pPr>
        <w:rPr>
          <w:lang w:val="en-US"/>
        </w:rPr>
      </w:pPr>
    </w:p>
    <w:p w14:paraId="4B926485" w14:textId="77777777" w:rsidR="007F03AB" w:rsidRDefault="007F03AB">
      <w:pPr>
        <w:rPr>
          <w:lang w:val="en-US"/>
        </w:rPr>
      </w:pPr>
    </w:p>
    <w:p w14:paraId="5C445B9D" w14:textId="77777777" w:rsidR="007F03AB" w:rsidRDefault="007F03AB">
      <w:pPr>
        <w:rPr>
          <w:lang w:val="en-US"/>
        </w:rPr>
      </w:pPr>
    </w:p>
    <w:p w14:paraId="2B06FB7B" w14:textId="77777777" w:rsidR="007F03AB" w:rsidRDefault="007F03AB">
      <w:pPr>
        <w:rPr>
          <w:lang w:val="en-US"/>
        </w:rPr>
      </w:pPr>
    </w:p>
    <w:p w14:paraId="4C184275" w14:textId="77777777" w:rsidR="007F03AB" w:rsidRDefault="007F03AB">
      <w:pPr>
        <w:rPr>
          <w:lang w:val="en-US"/>
        </w:rPr>
      </w:pPr>
    </w:p>
    <w:p w14:paraId="60440D4F" w14:textId="77777777" w:rsidR="007F03AB" w:rsidRDefault="007F03AB">
      <w:pPr>
        <w:rPr>
          <w:lang w:val="en-US"/>
        </w:rPr>
      </w:pPr>
    </w:p>
    <w:p w14:paraId="24041C03" w14:textId="77777777" w:rsidR="007F03AB" w:rsidRDefault="007F03AB">
      <w:pPr>
        <w:rPr>
          <w:lang w:val="en-US"/>
        </w:rPr>
      </w:pPr>
    </w:p>
    <w:p w14:paraId="1A616916" w14:textId="77777777" w:rsidR="007F03AB" w:rsidRDefault="007F03AB">
      <w:pPr>
        <w:rPr>
          <w:lang w:val="en-US"/>
        </w:rPr>
      </w:pPr>
    </w:p>
    <w:p w14:paraId="4A07C766" w14:textId="77777777" w:rsidR="007F03AB" w:rsidRPr="00C40222" w:rsidRDefault="007F03AB">
      <w:pPr>
        <w:rPr>
          <w:lang w:val="en-US"/>
        </w:rPr>
      </w:pPr>
    </w:p>
    <w:p w14:paraId="5AEB3100" w14:textId="77777777" w:rsidR="007578A4" w:rsidRDefault="007578A4">
      <w:pPr>
        <w:rPr>
          <w:lang w:val="en-US"/>
        </w:rPr>
      </w:pPr>
    </w:p>
    <w:p w14:paraId="26598E1D" w14:textId="77777777" w:rsidR="005C1FA5" w:rsidRPr="00C40222" w:rsidRDefault="005C1FA5">
      <w:pPr>
        <w:rPr>
          <w:lang w:val="en-US"/>
        </w:rPr>
      </w:pPr>
    </w:p>
    <w:p w14:paraId="0BC3BA8C" w14:textId="77777777" w:rsidR="007578A4" w:rsidRPr="00C40222" w:rsidRDefault="00000000">
      <w:pPr>
        <w:pStyle w:val="Heading1"/>
        <w:rPr>
          <w:lang w:val="en-US"/>
        </w:rPr>
      </w:pPr>
      <w:bookmarkStart w:id="15" w:name="_Toc172283525"/>
      <w:r w:rsidRPr="00C40222">
        <w:rPr>
          <w:lang w:val="en-US"/>
        </w:rPr>
        <w:t>TESTOVACÍ SCÉNÁŘE</w:t>
      </w:r>
      <w:bookmarkEnd w:id="15"/>
    </w:p>
    <w:p w14:paraId="6ED855C3" w14:textId="77777777" w:rsidR="007578A4" w:rsidRPr="00C40222" w:rsidRDefault="00000000">
      <w:pPr>
        <w:rPr>
          <w:rFonts w:ascii="Roboto" w:eastAsia="Roboto" w:hAnsi="Roboto" w:cs="Roboto"/>
          <w:i/>
          <w:sz w:val="24"/>
          <w:szCs w:val="24"/>
          <w:lang w:val="en-US"/>
        </w:rPr>
      </w:pPr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Na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základě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uvedených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testovacích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scénářů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jsem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ověřil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(a)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funkčnost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aplikace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.</w:t>
      </w:r>
    </w:p>
    <w:p w14:paraId="63E60845" w14:textId="77777777" w:rsidR="00C40222" w:rsidRDefault="00C40222">
      <w:pPr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9"/>
      </w:tblGrid>
      <w:tr w:rsidR="00270A84" w14:paraId="0AA10104" w14:textId="77777777" w:rsidTr="00960685">
        <w:tc>
          <w:tcPr>
            <w:tcW w:w="9019" w:type="dxa"/>
            <w:gridSpan w:val="2"/>
          </w:tcPr>
          <w:p w14:paraId="2D584EF8" w14:textId="77777777" w:rsidR="00270A84" w:rsidRPr="00C40222" w:rsidRDefault="00270A84" w:rsidP="007F03AB">
            <w:pPr>
              <w:pStyle w:val="Heading2"/>
              <w:rPr>
                <w:lang w:val="en-US"/>
              </w:rPr>
            </w:pPr>
            <w:bookmarkStart w:id="16" w:name="_Toc172283526"/>
            <w:r w:rsidRPr="00C40222">
              <w:rPr>
                <w:lang w:val="en-US"/>
              </w:rPr>
              <w:lastRenderedPageBreak/>
              <w:t>001 Abstract: GET data about existing student.</w:t>
            </w:r>
            <w:bookmarkEnd w:id="16"/>
          </w:p>
          <w:p w14:paraId="29505A32" w14:textId="77777777" w:rsidR="00270A84" w:rsidRDefault="00270A84">
            <w:pPr>
              <w:rPr>
                <w:b/>
                <w:bCs/>
                <w:lang w:val="en-US"/>
              </w:rPr>
            </w:pPr>
          </w:p>
        </w:tc>
      </w:tr>
      <w:tr w:rsidR="00270A84" w14:paraId="1A309D4A" w14:textId="77777777" w:rsidTr="00270A84">
        <w:tc>
          <w:tcPr>
            <w:tcW w:w="1980" w:type="dxa"/>
          </w:tcPr>
          <w:p w14:paraId="64A41A8B" w14:textId="77777777" w:rsidR="00270A84" w:rsidRPr="00270A84" w:rsidRDefault="00270A84" w:rsidP="00270A84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Data Preparation:</w:t>
            </w:r>
          </w:p>
          <w:p w14:paraId="5DB0A98E" w14:textId="77777777" w:rsidR="00270A84" w:rsidRPr="00270A84" w:rsidRDefault="00270A84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  <w:vAlign w:val="center"/>
          </w:tcPr>
          <w:p w14:paraId="0D804482" w14:textId="77777777" w:rsidR="00270A84" w:rsidRDefault="00270A84" w:rsidP="00270A84">
            <w:pPr>
              <w:rPr>
                <w:lang w:val="en-US"/>
              </w:rPr>
            </w:pPr>
            <w:r w:rsidRPr="00C40222">
              <w:rPr>
                <w:lang w:val="en-US"/>
              </w:rPr>
              <w:t>SELECT * FROM student WHERE id=</w:t>
            </w:r>
            <w:proofErr w:type="gramStart"/>
            <w:r w:rsidRPr="00C40222">
              <w:rPr>
                <w:lang w:val="en-US"/>
              </w:rPr>
              <w:t>220;</w:t>
            </w:r>
            <w:proofErr w:type="gramEnd"/>
          </w:p>
          <w:p w14:paraId="37DD27E2" w14:textId="77777777" w:rsidR="00270A84" w:rsidRPr="00C40222" w:rsidRDefault="00270A84" w:rsidP="00270A84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22"/>
              <w:gridCol w:w="822"/>
              <w:gridCol w:w="2555"/>
              <w:gridCol w:w="1311"/>
              <w:gridCol w:w="1303"/>
            </w:tblGrid>
            <w:tr w:rsidR="00270A84" w:rsidRPr="00C40222" w14:paraId="49CC9C15" w14:textId="77777777" w:rsidTr="00432F55">
              <w:tc>
                <w:tcPr>
                  <w:tcW w:w="1238" w:type="dxa"/>
                </w:tcPr>
                <w:p w14:paraId="0CD0FA62" w14:textId="77777777" w:rsidR="00270A84" w:rsidRPr="00C40222" w:rsidRDefault="00270A84" w:rsidP="00270A84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id</w:t>
                  </w:r>
                </w:p>
              </w:tc>
              <w:tc>
                <w:tcPr>
                  <w:tcW w:w="1238" w:type="dxa"/>
                </w:tcPr>
                <w:p w14:paraId="48223C32" w14:textId="77777777" w:rsidR="00270A84" w:rsidRPr="00C40222" w:rsidRDefault="00270A84" w:rsidP="00270A84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age</w:t>
                  </w:r>
                </w:p>
              </w:tc>
              <w:tc>
                <w:tcPr>
                  <w:tcW w:w="2555" w:type="dxa"/>
                </w:tcPr>
                <w:p w14:paraId="646C25A6" w14:textId="6D71CCCF" w:rsidR="00270A84" w:rsidRPr="00C40222" w:rsidRDefault="003A3792" w:rsidP="00270A84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E</w:t>
                  </w:r>
                  <w:r w:rsidR="00270A84" w:rsidRPr="00C40222">
                    <w:rPr>
                      <w:lang w:val="en-US"/>
                    </w:rPr>
                    <w:t>mail</w:t>
                  </w:r>
                </w:p>
              </w:tc>
              <w:tc>
                <w:tcPr>
                  <w:tcW w:w="1428" w:type="dxa"/>
                </w:tcPr>
                <w:p w14:paraId="23ED4931" w14:textId="77777777" w:rsidR="00270A84" w:rsidRPr="00C40222" w:rsidRDefault="00270A84" w:rsidP="00270A84">
                  <w:pPr>
                    <w:rPr>
                      <w:lang w:val="en-US"/>
                    </w:rPr>
                  </w:pPr>
                  <w:proofErr w:type="spellStart"/>
                  <w:r w:rsidRPr="00C40222">
                    <w:rPr>
                      <w:lang w:val="en-US"/>
                    </w:rPr>
                    <w:t>first_name</w:t>
                  </w:r>
                  <w:proofErr w:type="spellEnd"/>
                </w:p>
              </w:tc>
              <w:tc>
                <w:tcPr>
                  <w:tcW w:w="1426" w:type="dxa"/>
                </w:tcPr>
                <w:p w14:paraId="611DA840" w14:textId="77777777" w:rsidR="00270A84" w:rsidRPr="00C40222" w:rsidRDefault="00270A84" w:rsidP="00270A84">
                  <w:pPr>
                    <w:rPr>
                      <w:lang w:val="en-US"/>
                    </w:rPr>
                  </w:pPr>
                  <w:proofErr w:type="spellStart"/>
                  <w:r w:rsidRPr="00C40222">
                    <w:rPr>
                      <w:lang w:val="en-US"/>
                    </w:rPr>
                    <w:t>last_name</w:t>
                  </w:r>
                  <w:proofErr w:type="spellEnd"/>
                </w:p>
              </w:tc>
            </w:tr>
            <w:tr w:rsidR="00270A84" w:rsidRPr="00C40222" w14:paraId="4700D35D" w14:textId="77777777" w:rsidTr="00432F55">
              <w:tc>
                <w:tcPr>
                  <w:tcW w:w="1238" w:type="dxa"/>
                </w:tcPr>
                <w:p w14:paraId="498C9CA2" w14:textId="77777777" w:rsidR="00270A84" w:rsidRPr="00C40222" w:rsidRDefault="00270A84" w:rsidP="00270A84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220</w:t>
                  </w:r>
                </w:p>
              </w:tc>
              <w:tc>
                <w:tcPr>
                  <w:tcW w:w="1238" w:type="dxa"/>
                </w:tcPr>
                <w:p w14:paraId="3261C5E0" w14:textId="77777777" w:rsidR="00270A84" w:rsidRPr="00C40222" w:rsidRDefault="00270A84" w:rsidP="00270A84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99</w:t>
                  </w:r>
                </w:p>
              </w:tc>
              <w:tc>
                <w:tcPr>
                  <w:tcW w:w="2555" w:type="dxa"/>
                </w:tcPr>
                <w:p w14:paraId="6BF0DFBD" w14:textId="1BD31843" w:rsidR="00270A84" w:rsidRPr="00C40222" w:rsidRDefault="00000000" w:rsidP="00270A84">
                  <w:pPr>
                    <w:rPr>
                      <w:lang w:val="en-US"/>
                    </w:rPr>
                  </w:pPr>
                  <w:hyperlink r:id="rId9" w:history="1">
                    <w:r w:rsidR="003A3792" w:rsidRPr="00401827">
                      <w:rPr>
                        <w:rStyle w:val="Hyperlink"/>
                        <w:lang w:val="en-US"/>
                      </w:rPr>
                      <w:t>zkouska@yourmail.com</w:t>
                    </w:r>
                  </w:hyperlink>
                </w:p>
              </w:tc>
              <w:tc>
                <w:tcPr>
                  <w:tcW w:w="1428" w:type="dxa"/>
                </w:tcPr>
                <w:p w14:paraId="12C44CCD" w14:textId="77777777" w:rsidR="00270A84" w:rsidRPr="00C40222" w:rsidRDefault="00270A84" w:rsidP="00270A84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John</w:t>
                  </w:r>
                </w:p>
              </w:tc>
              <w:tc>
                <w:tcPr>
                  <w:tcW w:w="1426" w:type="dxa"/>
                </w:tcPr>
                <w:p w14:paraId="0FC300C2" w14:textId="77777777" w:rsidR="00270A84" w:rsidRPr="00C40222" w:rsidRDefault="00270A84" w:rsidP="00270A84">
                  <w:pPr>
                    <w:rPr>
                      <w:lang w:val="en-US"/>
                    </w:rPr>
                  </w:pPr>
                </w:p>
              </w:tc>
            </w:tr>
          </w:tbl>
          <w:p w14:paraId="465B9894" w14:textId="77777777" w:rsidR="00270A84" w:rsidRDefault="00270A84">
            <w:pPr>
              <w:rPr>
                <w:b/>
                <w:bCs/>
                <w:lang w:val="en-US"/>
              </w:rPr>
            </w:pPr>
          </w:p>
          <w:p w14:paraId="5D6581C7" w14:textId="77777777" w:rsidR="003A3792" w:rsidRDefault="003A3792">
            <w:pPr>
              <w:rPr>
                <w:b/>
                <w:bCs/>
                <w:lang w:val="en-US"/>
              </w:rPr>
            </w:pPr>
          </w:p>
        </w:tc>
      </w:tr>
      <w:tr w:rsidR="00270A84" w14:paraId="5A78BFCF" w14:textId="77777777" w:rsidTr="00270A84">
        <w:tc>
          <w:tcPr>
            <w:tcW w:w="1980" w:type="dxa"/>
          </w:tcPr>
          <w:p w14:paraId="09AA041B" w14:textId="77777777" w:rsidR="00270A84" w:rsidRPr="00270A84" w:rsidRDefault="00270A84" w:rsidP="00270A84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Steps:</w:t>
            </w:r>
          </w:p>
          <w:p w14:paraId="560EEC3C" w14:textId="77777777" w:rsidR="00270A84" w:rsidRPr="00270A84" w:rsidRDefault="00270A84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  <w:vAlign w:val="center"/>
          </w:tcPr>
          <w:p w14:paraId="2291ADF4" w14:textId="77777777" w:rsidR="00270A84" w:rsidRPr="00C40222" w:rsidRDefault="00270A84" w:rsidP="00270A84">
            <w:pPr>
              <w:rPr>
                <w:lang w:val="en-US"/>
              </w:rPr>
            </w:pPr>
            <w:r w:rsidRPr="00C40222">
              <w:rPr>
                <w:lang w:val="en-US"/>
              </w:rPr>
              <w:t>GET: http://108.143.193.45:8080/api/v1/students/220</w:t>
            </w:r>
          </w:p>
          <w:p w14:paraId="15899729" w14:textId="77777777" w:rsidR="00270A84" w:rsidRDefault="00270A84">
            <w:pPr>
              <w:rPr>
                <w:b/>
                <w:bCs/>
                <w:lang w:val="en-US"/>
              </w:rPr>
            </w:pPr>
          </w:p>
        </w:tc>
      </w:tr>
      <w:tr w:rsidR="00270A84" w14:paraId="5573F61D" w14:textId="77777777" w:rsidTr="00270A84">
        <w:tc>
          <w:tcPr>
            <w:tcW w:w="1980" w:type="dxa"/>
          </w:tcPr>
          <w:p w14:paraId="041AC7A5" w14:textId="77777777" w:rsidR="00270A84" w:rsidRPr="00270A84" w:rsidRDefault="00270A84" w:rsidP="00270A84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Expected result:</w:t>
            </w:r>
          </w:p>
          <w:p w14:paraId="65633FB7" w14:textId="77777777" w:rsidR="00270A84" w:rsidRPr="00270A84" w:rsidRDefault="00270A84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  <w:vAlign w:val="center"/>
          </w:tcPr>
          <w:p w14:paraId="3940C2F8" w14:textId="77777777" w:rsidR="00270A84" w:rsidRPr="00C40222" w:rsidRDefault="00270A84" w:rsidP="00270A84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Status code 200 OK</w:t>
            </w:r>
          </w:p>
          <w:p w14:paraId="048465E2" w14:textId="77777777" w:rsidR="00270A84" w:rsidRPr="00C40222" w:rsidRDefault="00270A84" w:rsidP="00270A84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Response</w:t>
            </w:r>
          </w:p>
          <w:p w14:paraId="66455502" w14:textId="77777777" w:rsidR="00270A84" w:rsidRPr="00C40222" w:rsidRDefault="00270A84" w:rsidP="00270A84">
            <w:pPr>
              <w:spacing w:line="360" w:lineRule="auto"/>
              <w:ind w:left="360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{</w:t>
            </w:r>
          </w:p>
          <w:p w14:paraId="0CDB19A0" w14:textId="77777777" w:rsidR="00270A84" w:rsidRPr="00C40222" w:rsidRDefault="00270A84" w:rsidP="00270A84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"id": 220,</w:t>
            </w:r>
          </w:p>
          <w:p w14:paraId="4C72D82E" w14:textId="77777777" w:rsidR="00270A84" w:rsidRPr="00C40222" w:rsidRDefault="00270A84" w:rsidP="00270A84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</w:t>
            </w:r>
            <w:proofErr w:type="spellStart"/>
            <w:r w:rsidRPr="00C40222">
              <w:rPr>
                <w:lang w:val="en-US"/>
              </w:rPr>
              <w:t>firstName</w:t>
            </w:r>
            <w:proofErr w:type="spellEnd"/>
            <w:r w:rsidRPr="00C40222">
              <w:rPr>
                <w:lang w:val="en-US"/>
              </w:rPr>
              <w:t>": "John",</w:t>
            </w:r>
          </w:p>
          <w:p w14:paraId="6CDC3A5E" w14:textId="77777777" w:rsidR="00270A84" w:rsidRPr="00C40222" w:rsidRDefault="00270A84" w:rsidP="00270A84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</w:t>
            </w:r>
            <w:proofErr w:type="spellStart"/>
            <w:r w:rsidRPr="00C40222">
              <w:rPr>
                <w:lang w:val="en-US"/>
              </w:rPr>
              <w:t>lastName</w:t>
            </w:r>
            <w:proofErr w:type="spellEnd"/>
            <w:r w:rsidRPr="00C40222">
              <w:rPr>
                <w:lang w:val="en-US"/>
              </w:rPr>
              <w:t>": "",</w:t>
            </w:r>
          </w:p>
          <w:p w14:paraId="57B82A4C" w14:textId="77777777" w:rsidR="00270A84" w:rsidRPr="00C40222" w:rsidRDefault="00270A84" w:rsidP="00270A84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"email": "zkouska@yourmail.com",</w:t>
            </w:r>
          </w:p>
          <w:p w14:paraId="4F3B9314" w14:textId="77777777" w:rsidR="00270A84" w:rsidRPr="00C40222" w:rsidRDefault="00270A84" w:rsidP="00270A84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"age": 99</w:t>
            </w:r>
          </w:p>
          <w:p w14:paraId="2B902F51" w14:textId="2A80E486" w:rsidR="00270A84" w:rsidRPr="00270A84" w:rsidRDefault="00270A84" w:rsidP="00270A84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}</w:t>
            </w:r>
          </w:p>
        </w:tc>
      </w:tr>
    </w:tbl>
    <w:p w14:paraId="343E13C3" w14:textId="77777777" w:rsidR="00270A84" w:rsidRDefault="00270A84">
      <w:pPr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9"/>
      </w:tblGrid>
      <w:tr w:rsidR="00270A84" w14:paraId="01B9224B" w14:textId="77777777" w:rsidTr="00432F55">
        <w:tc>
          <w:tcPr>
            <w:tcW w:w="9019" w:type="dxa"/>
            <w:gridSpan w:val="2"/>
          </w:tcPr>
          <w:p w14:paraId="7AAF371D" w14:textId="77777777" w:rsidR="003A3792" w:rsidRPr="00C40222" w:rsidRDefault="003A3792" w:rsidP="00E7212F">
            <w:pPr>
              <w:pStyle w:val="Heading2"/>
              <w:rPr>
                <w:lang w:val="en-US"/>
              </w:rPr>
            </w:pPr>
            <w:bookmarkStart w:id="17" w:name="_Toc172283527"/>
            <w:r w:rsidRPr="00C40222">
              <w:rPr>
                <w:lang w:val="en-US"/>
              </w:rPr>
              <w:t>002 Abstract: Get data about non</w:t>
            </w:r>
            <w:r>
              <w:rPr>
                <w:lang w:val="en-US"/>
              </w:rPr>
              <w:t>-</w:t>
            </w:r>
            <w:r w:rsidRPr="00C40222">
              <w:rPr>
                <w:lang w:val="en-US"/>
              </w:rPr>
              <w:t xml:space="preserve">existing </w:t>
            </w:r>
            <w:proofErr w:type="gramStart"/>
            <w:r w:rsidRPr="00C40222">
              <w:rPr>
                <w:lang w:val="en-US"/>
              </w:rPr>
              <w:t>student</w:t>
            </w:r>
            <w:bookmarkEnd w:id="17"/>
            <w:proofErr w:type="gramEnd"/>
          </w:p>
          <w:p w14:paraId="02DD6004" w14:textId="77777777" w:rsidR="00270A84" w:rsidRDefault="00270A84" w:rsidP="00270A84">
            <w:pPr>
              <w:rPr>
                <w:b/>
                <w:bCs/>
                <w:lang w:val="en-US"/>
              </w:rPr>
            </w:pPr>
          </w:p>
        </w:tc>
      </w:tr>
      <w:tr w:rsidR="00270A84" w14:paraId="78AA5471" w14:textId="77777777" w:rsidTr="00432F55">
        <w:tc>
          <w:tcPr>
            <w:tcW w:w="1980" w:type="dxa"/>
          </w:tcPr>
          <w:p w14:paraId="36654A80" w14:textId="77777777" w:rsidR="00270A84" w:rsidRPr="00270A84" w:rsidRDefault="00270A84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Data Preparation:</w:t>
            </w:r>
          </w:p>
          <w:p w14:paraId="66E7E443" w14:textId="77777777" w:rsidR="00270A84" w:rsidRPr="00270A84" w:rsidRDefault="00270A84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6F72AB11" w14:textId="77777777" w:rsidR="003A3792" w:rsidRPr="00C40222" w:rsidRDefault="003A3792" w:rsidP="003A3792">
            <w:pPr>
              <w:rPr>
                <w:lang w:val="en-US"/>
              </w:rPr>
            </w:pPr>
            <w:r w:rsidRPr="00C40222">
              <w:rPr>
                <w:lang w:val="en-US"/>
              </w:rPr>
              <w:t>SELECT * FROM student WHERE id=</w:t>
            </w:r>
            <w:proofErr w:type="gramStart"/>
            <w:r w:rsidRPr="00C40222">
              <w:rPr>
                <w:lang w:val="en-US"/>
              </w:rPr>
              <w:t>101;</w:t>
            </w:r>
            <w:proofErr w:type="gram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49"/>
              <w:gridCol w:w="949"/>
              <w:gridCol w:w="1434"/>
              <w:gridCol w:w="1312"/>
              <w:gridCol w:w="1303"/>
              <w:gridCol w:w="866"/>
            </w:tblGrid>
            <w:tr w:rsidR="003A3792" w:rsidRPr="00C40222" w14:paraId="07EA250C" w14:textId="07C9257B" w:rsidTr="003A3792">
              <w:tc>
                <w:tcPr>
                  <w:tcW w:w="949" w:type="dxa"/>
                </w:tcPr>
                <w:p w14:paraId="1D19AB9B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id</w:t>
                  </w:r>
                </w:p>
              </w:tc>
              <w:tc>
                <w:tcPr>
                  <w:tcW w:w="949" w:type="dxa"/>
                </w:tcPr>
                <w:p w14:paraId="7CD919AB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age</w:t>
                  </w:r>
                </w:p>
              </w:tc>
              <w:tc>
                <w:tcPr>
                  <w:tcW w:w="1434" w:type="dxa"/>
                </w:tcPr>
                <w:p w14:paraId="2FBAB673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email</w:t>
                  </w:r>
                </w:p>
              </w:tc>
              <w:tc>
                <w:tcPr>
                  <w:tcW w:w="1312" w:type="dxa"/>
                </w:tcPr>
                <w:p w14:paraId="28F62109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proofErr w:type="spellStart"/>
                  <w:r w:rsidRPr="00C40222">
                    <w:rPr>
                      <w:lang w:val="en-US"/>
                    </w:rPr>
                    <w:t>first_name</w:t>
                  </w:r>
                  <w:proofErr w:type="spellEnd"/>
                </w:p>
              </w:tc>
              <w:tc>
                <w:tcPr>
                  <w:tcW w:w="1303" w:type="dxa"/>
                </w:tcPr>
                <w:p w14:paraId="055E2626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proofErr w:type="spellStart"/>
                  <w:r w:rsidRPr="00C40222">
                    <w:rPr>
                      <w:lang w:val="en-US"/>
                    </w:rPr>
                    <w:t>last_name</w:t>
                  </w:r>
                  <w:proofErr w:type="spellEnd"/>
                </w:p>
              </w:tc>
              <w:tc>
                <w:tcPr>
                  <w:tcW w:w="866" w:type="dxa"/>
                </w:tcPr>
                <w:p w14:paraId="4AAF9435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</w:p>
              </w:tc>
            </w:tr>
            <w:tr w:rsidR="003A3792" w:rsidRPr="00C40222" w14:paraId="665DECEE" w14:textId="4CD59BC1" w:rsidTr="003A3792">
              <w:tc>
                <w:tcPr>
                  <w:tcW w:w="949" w:type="dxa"/>
                </w:tcPr>
                <w:p w14:paraId="3C9BFB67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NULL</w:t>
                  </w:r>
                </w:p>
              </w:tc>
              <w:tc>
                <w:tcPr>
                  <w:tcW w:w="949" w:type="dxa"/>
                </w:tcPr>
                <w:p w14:paraId="4708612E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NULL</w:t>
                  </w:r>
                </w:p>
              </w:tc>
              <w:tc>
                <w:tcPr>
                  <w:tcW w:w="1434" w:type="dxa"/>
                </w:tcPr>
                <w:p w14:paraId="2784F57C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NULL</w:t>
                  </w:r>
                </w:p>
              </w:tc>
              <w:tc>
                <w:tcPr>
                  <w:tcW w:w="1312" w:type="dxa"/>
                </w:tcPr>
                <w:p w14:paraId="32CA4C5F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NULL</w:t>
                  </w:r>
                </w:p>
              </w:tc>
              <w:tc>
                <w:tcPr>
                  <w:tcW w:w="1303" w:type="dxa"/>
                </w:tcPr>
                <w:p w14:paraId="15E0A671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NULL</w:t>
                  </w:r>
                </w:p>
              </w:tc>
              <w:tc>
                <w:tcPr>
                  <w:tcW w:w="866" w:type="dxa"/>
                </w:tcPr>
                <w:p w14:paraId="39C52789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</w:p>
              </w:tc>
            </w:tr>
          </w:tbl>
          <w:p w14:paraId="692CD9BF" w14:textId="77777777" w:rsidR="003A3792" w:rsidRDefault="003A3792" w:rsidP="003A3792">
            <w:pPr>
              <w:spacing w:after="120"/>
              <w:rPr>
                <w:b/>
                <w:bCs/>
                <w:lang w:val="en-US"/>
              </w:rPr>
            </w:pPr>
          </w:p>
        </w:tc>
      </w:tr>
      <w:tr w:rsidR="00270A84" w14:paraId="1183BF92" w14:textId="77777777" w:rsidTr="00432F55">
        <w:tc>
          <w:tcPr>
            <w:tcW w:w="1980" w:type="dxa"/>
          </w:tcPr>
          <w:p w14:paraId="39766E02" w14:textId="77777777" w:rsidR="00270A84" w:rsidRPr="00270A84" w:rsidRDefault="00270A84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Steps:</w:t>
            </w:r>
          </w:p>
          <w:p w14:paraId="0F671F6B" w14:textId="77777777" w:rsidR="00270A84" w:rsidRPr="00270A84" w:rsidRDefault="00270A84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691C5BB1" w14:textId="77777777" w:rsidR="003A3792" w:rsidRPr="00C40222" w:rsidRDefault="003A3792" w:rsidP="003A3792">
            <w:pPr>
              <w:rPr>
                <w:lang w:val="en-US"/>
              </w:rPr>
            </w:pPr>
            <w:r w:rsidRPr="00C40222">
              <w:rPr>
                <w:lang w:val="en-US"/>
              </w:rPr>
              <w:t>GET: http://108.143.193.45:8080/api/v1/students/101</w:t>
            </w:r>
          </w:p>
          <w:p w14:paraId="022CF370" w14:textId="77777777" w:rsidR="00270A84" w:rsidRDefault="00270A84" w:rsidP="003A3792">
            <w:pPr>
              <w:spacing w:after="120"/>
              <w:rPr>
                <w:b/>
                <w:bCs/>
                <w:lang w:val="en-US"/>
              </w:rPr>
            </w:pPr>
          </w:p>
        </w:tc>
      </w:tr>
      <w:tr w:rsidR="00270A84" w14:paraId="5AF524B5" w14:textId="77777777" w:rsidTr="00432F55">
        <w:tc>
          <w:tcPr>
            <w:tcW w:w="1980" w:type="dxa"/>
          </w:tcPr>
          <w:p w14:paraId="0658FA25" w14:textId="77777777" w:rsidR="00270A84" w:rsidRPr="00270A84" w:rsidRDefault="00270A84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Expected result:</w:t>
            </w:r>
          </w:p>
          <w:p w14:paraId="1E81071B" w14:textId="77777777" w:rsidR="00270A84" w:rsidRPr="00270A84" w:rsidRDefault="00270A84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36FBF350" w14:textId="77777777" w:rsidR="003A3792" w:rsidRPr="00C40222" w:rsidRDefault="003A3792" w:rsidP="003A3792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Status code 404 Not Found</w:t>
            </w:r>
          </w:p>
          <w:p w14:paraId="7AB216B5" w14:textId="77777777" w:rsidR="003A3792" w:rsidRPr="00C40222" w:rsidRDefault="003A3792" w:rsidP="003A3792">
            <w:pPr>
              <w:pStyle w:val="ListParagraph"/>
              <w:numPr>
                <w:ilvl w:val="0"/>
                <w:numId w:val="4"/>
              </w:numPr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Response</w:t>
            </w:r>
          </w:p>
          <w:p w14:paraId="1D1E0502" w14:textId="77777777" w:rsidR="003A3792" w:rsidRPr="00C40222" w:rsidRDefault="003A3792" w:rsidP="003A3792">
            <w:pPr>
              <w:ind w:left="360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{</w:t>
            </w:r>
          </w:p>
          <w:p w14:paraId="23B2DCE5" w14:textId="77777777" w:rsidR="003A3792" w:rsidRPr="00C40222" w:rsidRDefault="003A3792" w:rsidP="003A3792">
            <w:pPr>
              <w:ind w:left="360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"id":  "",</w:t>
            </w:r>
          </w:p>
          <w:p w14:paraId="1FD0F564" w14:textId="77777777" w:rsidR="003A3792" w:rsidRPr="00C40222" w:rsidRDefault="003A3792" w:rsidP="003A3792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</w:t>
            </w:r>
            <w:proofErr w:type="spellStart"/>
            <w:r w:rsidRPr="00C40222">
              <w:rPr>
                <w:lang w:val="en-US"/>
              </w:rPr>
              <w:t>firstName</w:t>
            </w:r>
            <w:proofErr w:type="spellEnd"/>
            <w:r w:rsidRPr="00C40222">
              <w:rPr>
                <w:lang w:val="en-US"/>
              </w:rPr>
              <w:t>":  "",</w:t>
            </w:r>
          </w:p>
          <w:p w14:paraId="2E62B9A6" w14:textId="77777777" w:rsidR="003A3792" w:rsidRPr="00C40222" w:rsidRDefault="003A3792" w:rsidP="003A3792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</w:t>
            </w:r>
            <w:proofErr w:type="spellStart"/>
            <w:r w:rsidRPr="00C40222">
              <w:rPr>
                <w:lang w:val="en-US"/>
              </w:rPr>
              <w:t>lastName</w:t>
            </w:r>
            <w:proofErr w:type="spellEnd"/>
            <w:r w:rsidRPr="00C40222">
              <w:rPr>
                <w:lang w:val="en-US"/>
              </w:rPr>
              <w:t>": "",</w:t>
            </w:r>
          </w:p>
          <w:p w14:paraId="1C78D140" w14:textId="77777777" w:rsidR="003A3792" w:rsidRPr="00C40222" w:rsidRDefault="003A3792" w:rsidP="003A3792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"email":  "",</w:t>
            </w:r>
          </w:p>
          <w:p w14:paraId="620043B6" w14:textId="77777777" w:rsidR="003A3792" w:rsidRPr="00C40222" w:rsidRDefault="003A3792" w:rsidP="003A3792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"age":  "",</w:t>
            </w:r>
          </w:p>
          <w:p w14:paraId="56FA49FC" w14:textId="12ECCE6C" w:rsidR="00270A84" w:rsidRPr="003A3792" w:rsidRDefault="003A3792" w:rsidP="003A3792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}</w:t>
            </w:r>
          </w:p>
        </w:tc>
      </w:tr>
    </w:tbl>
    <w:p w14:paraId="4F6C3E8C" w14:textId="77777777" w:rsidR="00270A84" w:rsidRPr="00C40222" w:rsidRDefault="00270A84">
      <w:pPr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9"/>
      </w:tblGrid>
      <w:tr w:rsidR="003A3792" w14:paraId="7A4D561C" w14:textId="77777777" w:rsidTr="00432F55">
        <w:tc>
          <w:tcPr>
            <w:tcW w:w="9019" w:type="dxa"/>
            <w:gridSpan w:val="2"/>
          </w:tcPr>
          <w:p w14:paraId="21B43E97" w14:textId="77777777" w:rsidR="003A3792" w:rsidRPr="00C40222" w:rsidRDefault="003A3792" w:rsidP="00E7212F">
            <w:pPr>
              <w:pStyle w:val="Heading2"/>
              <w:rPr>
                <w:lang w:val="en-US"/>
              </w:rPr>
            </w:pPr>
            <w:bookmarkStart w:id="18" w:name="_Toc172283528"/>
            <w:r w:rsidRPr="00C40222">
              <w:rPr>
                <w:lang w:val="en-US"/>
              </w:rPr>
              <w:t>003 Abstract: GET date of all students with „</w:t>
            </w:r>
            <w:proofErr w:type="spellStart"/>
            <w:r w:rsidRPr="00C40222">
              <w:rPr>
                <w:lang w:val="en-US"/>
              </w:rPr>
              <w:t>Last_</w:t>
            </w:r>
            <w:proofErr w:type="gramStart"/>
            <w:r w:rsidRPr="00C40222">
              <w:rPr>
                <w:lang w:val="en-US"/>
              </w:rPr>
              <w:t>name</w:t>
            </w:r>
            <w:proofErr w:type="spellEnd"/>
            <w:r w:rsidRPr="00C40222">
              <w:rPr>
                <w:lang w:val="en-US"/>
              </w:rPr>
              <w:t>“ =</w:t>
            </w:r>
            <w:proofErr w:type="gramEnd"/>
            <w:r w:rsidRPr="00C40222">
              <w:rPr>
                <w:lang w:val="en-US"/>
              </w:rPr>
              <w:t xml:space="preserve"> JOSHUA</w:t>
            </w:r>
            <w:bookmarkEnd w:id="18"/>
          </w:p>
          <w:p w14:paraId="4919B54E" w14:textId="77777777" w:rsidR="003A3792" w:rsidRDefault="003A3792" w:rsidP="00432F55">
            <w:pPr>
              <w:rPr>
                <w:b/>
                <w:bCs/>
                <w:lang w:val="en-US"/>
              </w:rPr>
            </w:pPr>
          </w:p>
        </w:tc>
      </w:tr>
      <w:tr w:rsidR="003A3792" w14:paraId="0E889D50" w14:textId="77777777" w:rsidTr="00432F55">
        <w:tc>
          <w:tcPr>
            <w:tcW w:w="1980" w:type="dxa"/>
          </w:tcPr>
          <w:p w14:paraId="03ED7C24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Data Preparation:</w:t>
            </w:r>
          </w:p>
          <w:p w14:paraId="48C0303E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5027551C" w14:textId="77777777" w:rsidR="003A3792" w:rsidRPr="00C40222" w:rsidRDefault="003A3792" w:rsidP="003A3792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SELECT * FROM student WHERE </w:t>
            </w:r>
            <w:proofErr w:type="spellStart"/>
            <w:r w:rsidRPr="00C40222">
              <w:rPr>
                <w:lang w:val="en-US"/>
              </w:rPr>
              <w:t>last_name</w:t>
            </w:r>
            <w:proofErr w:type="spellEnd"/>
            <w:r w:rsidRPr="00C40222">
              <w:rPr>
                <w:lang w:val="en-US"/>
              </w:rPr>
              <w:t xml:space="preserve"> = "JOSHUA</w:t>
            </w:r>
            <w:proofErr w:type="gramStart"/>
            <w:r w:rsidRPr="00C40222">
              <w:rPr>
                <w:lang w:val="en-US"/>
              </w:rPr>
              <w:t>";</w:t>
            </w:r>
            <w:proofErr w:type="gramEnd"/>
          </w:p>
          <w:p w14:paraId="0FF8E200" w14:textId="77777777" w:rsidR="003A3792" w:rsidRPr="00C40222" w:rsidRDefault="003A3792" w:rsidP="003A3792">
            <w:pPr>
              <w:rPr>
                <w:lang w:val="en-US"/>
              </w:rPr>
            </w:pPr>
            <w:r w:rsidRPr="00C40222">
              <w:rPr>
                <w:noProof/>
                <w:lang w:val="en-US"/>
              </w:rPr>
              <w:lastRenderedPageBreak/>
              <w:drawing>
                <wp:inline distT="0" distB="0" distL="0" distR="0" wp14:anchorId="39100D4D" wp14:editId="37DB26DA">
                  <wp:extent cx="3473629" cy="1505027"/>
                  <wp:effectExtent l="0" t="0" r="0" b="0"/>
                  <wp:docPr id="69928467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1086" name="Picture 1" descr="A screenshot of a computer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629" cy="1505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79916" w14:textId="77777777" w:rsidR="003A3792" w:rsidRDefault="003A3792" w:rsidP="00432F55">
            <w:pPr>
              <w:spacing w:after="120"/>
              <w:rPr>
                <w:b/>
                <w:bCs/>
                <w:lang w:val="en-US"/>
              </w:rPr>
            </w:pPr>
          </w:p>
        </w:tc>
      </w:tr>
      <w:tr w:rsidR="003A3792" w14:paraId="0AB51236" w14:textId="77777777" w:rsidTr="00432F55">
        <w:tc>
          <w:tcPr>
            <w:tcW w:w="1980" w:type="dxa"/>
          </w:tcPr>
          <w:p w14:paraId="2A07C202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lastRenderedPageBreak/>
              <w:t>Steps:</w:t>
            </w:r>
          </w:p>
          <w:p w14:paraId="06AA8632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3D2F2989" w14:textId="77777777" w:rsidR="003A3792" w:rsidRPr="00C40222" w:rsidRDefault="003A3792" w:rsidP="003A3792">
            <w:pPr>
              <w:rPr>
                <w:lang w:val="en-US"/>
              </w:rPr>
            </w:pPr>
            <w:r w:rsidRPr="00C40222">
              <w:rPr>
                <w:lang w:val="en-US"/>
              </w:rPr>
              <w:t>GET: http://108.143.193.45:8080/api/v1/students/JOSHUA</w:t>
            </w:r>
          </w:p>
          <w:p w14:paraId="56EAD9DF" w14:textId="77777777" w:rsidR="003A3792" w:rsidRDefault="003A3792" w:rsidP="00432F55">
            <w:pPr>
              <w:spacing w:after="120"/>
              <w:rPr>
                <w:b/>
                <w:bCs/>
                <w:lang w:val="en-US"/>
              </w:rPr>
            </w:pPr>
          </w:p>
        </w:tc>
      </w:tr>
      <w:tr w:rsidR="003A3792" w14:paraId="2FBF500A" w14:textId="77777777" w:rsidTr="00432F55">
        <w:tc>
          <w:tcPr>
            <w:tcW w:w="1980" w:type="dxa"/>
          </w:tcPr>
          <w:p w14:paraId="5F885F0F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Expected result:</w:t>
            </w:r>
          </w:p>
          <w:p w14:paraId="0DB39A32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15A31589" w14:textId="77777777" w:rsidR="003A3792" w:rsidRPr="00C40222" w:rsidRDefault="003A3792" w:rsidP="003A3792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Status code 200 OK</w:t>
            </w:r>
          </w:p>
          <w:p w14:paraId="2C7DEF0E" w14:textId="77777777" w:rsidR="003A3792" w:rsidRPr="00C40222" w:rsidRDefault="003A3792" w:rsidP="003A3792">
            <w:pPr>
              <w:pStyle w:val="ListParagraph"/>
              <w:numPr>
                <w:ilvl w:val="0"/>
                <w:numId w:val="8"/>
              </w:numPr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 xml:space="preserve">Response </w:t>
            </w:r>
          </w:p>
          <w:p w14:paraId="7648AE18" w14:textId="77777777" w:rsidR="003A3792" w:rsidRPr="00C40222" w:rsidRDefault="003A3792" w:rsidP="003A3792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Get 8 names with details: "id", "</w:t>
            </w:r>
            <w:proofErr w:type="spellStart"/>
            <w:r w:rsidRPr="00C40222">
              <w:rPr>
                <w:lang w:val="en-US"/>
              </w:rPr>
              <w:t>firstName</w:t>
            </w:r>
            <w:proofErr w:type="spellEnd"/>
            <w:r w:rsidRPr="00C40222">
              <w:rPr>
                <w:lang w:val="en-US"/>
              </w:rPr>
              <w:t>", "</w:t>
            </w:r>
            <w:proofErr w:type="spellStart"/>
            <w:r w:rsidRPr="00C40222">
              <w:rPr>
                <w:lang w:val="en-US"/>
              </w:rPr>
              <w:t>lastName</w:t>
            </w:r>
            <w:proofErr w:type="spellEnd"/>
            <w:r w:rsidRPr="00C40222">
              <w:rPr>
                <w:lang w:val="en-US"/>
              </w:rPr>
              <w:t>","</w:t>
            </w:r>
            <w:proofErr w:type="spellStart"/>
            <w:r w:rsidRPr="00C40222">
              <w:rPr>
                <w:lang w:val="en-US"/>
              </w:rPr>
              <w:t>email","age</w:t>
            </w:r>
            <w:proofErr w:type="spellEnd"/>
            <w:r w:rsidRPr="00C40222">
              <w:rPr>
                <w:lang w:val="en-US"/>
              </w:rPr>
              <w:t>" for</w:t>
            </w:r>
          </w:p>
          <w:p w14:paraId="5D4BCFE5" w14:textId="77777777" w:rsidR="003A3792" w:rsidRPr="00C40222" w:rsidRDefault="003A3792" w:rsidP="003A3792">
            <w:pPr>
              <w:ind w:left="360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"id":  "219", "id":  "228","id":  "233","id":  "264","id":  "266","id":  "268","id":  "271","id":  "1157".</w:t>
            </w:r>
          </w:p>
          <w:p w14:paraId="3E2F182D" w14:textId="77777777" w:rsidR="003A3792" w:rsidRDefault="003A3792" w:rsidP="00432F55">
            <w:pPr>
              <w:spacing w:after="120"/>
              <w:rPr>
                <w:b/>
                <w:bCs/>
                <w:lang w:val="en-US"/>
              </w:rPr>
            </w:pPr>
          </w:p>
        </w:tc>
      </w:tr>
    </w:tbl>
    <w:p w14:paraId="241B1903" w14:textId="77777777" w:rsidR="00D76283" w:rsidRPr="00C40222" w:rsidRDefault="00D76283" w:rsidP="005B451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9"/>
      </w:tblGrid>
      <w:tr w:rsidR="003A3792" w14:paraId="29F9DF18" w14:textId="77777777" w:rsidTr="00432F55">
        <w:tc>
          <w:tcPr>
            <w:tcW w:w="9019" w:type="dxa"/>
            <w:gridSpan w:val="2"/>
          </w:tcPr>
          <w:p w14:paraId="3A6B94DA" w14:textId="77777777" w:rsidR="003A3792" w:rsidRPr="00C40222" w:rsidRDefault="003A3792" w:rsidP="00E7212F">
            <w:pPr>
              <w:pStyle w:val="Heading2"/>
              <w:rPr>
                <w:lang w:val="en-US"/>
              </w:rPr>
            </w:pPr>
            <w:bookmarkStart w:id="19" w:name="_Toc172283529"/>
            <w:r w:rsidRPr="00C40222">
              <w:rPr>
                <w:lang w:val="en-US"/>
              </w:rPr>
              <w:t xml:space="preserve">004 Abstract: DELETE all data about existing </w:t>
            </w:r>
            <w:proofErr w:type="spellStart"/>
            <w:proofErr w:type="gramStart"/>
            <w:r w:rsidRPr="00C40222">
              <w:rPr>
                <w:lang w:val="en-US"/>
              </w:rPr>
              <w:t>sudent</w:t>
            </w:r>
            <w:bookmarkEnd w:id="19"/>
            <w:proofErr w:type="spellEnd"/>
            <w:proofErr w:type="gramEnd"/>
          </w:p>
          <w:p w14:paraId="214332A0" w14:textId="77777777" w:rsidR="003A3792" w:rsidRDefault="003A3792" w:rsidP="003A3792">
            <w:pPr>
              <w:rPr>
                <w:b/>
                <w:bCs/>
                <w:lang w:val="en-US"/>
              </w:rPr>
            </w:pPr>
          </w:p>
        </w:tc>
      </w:tr>
      <w:tr w:rsidR="003A3792" w14:paraId="16CF95F0" w14:textId="77777777" w:rsidTr="00432F55">
        <w:tc>
          <w:tcPr>
            <w:tcW w:w="1980" w:type="dxa"/>
          </w:tcPr>
          <w:p w14:paraId="71F073AF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Data Preparation:</w:t>
            </w:r>
          </w:p>
          <w:p w14:paraId="3092E3DB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7B24F037" w14:textId="77777777" w:rsidR="003A3792" w:rsidRPr="00C40222" w:rsidRDefault="003A3792" w:rsidP="003A3792">
            <w:pPr>
              <w:rPr>
                <w:lang w:val="en-US"/>
              </w:rPr>
            </w:pPr>
            <w:r w:rsidRPr="00C40222">
              <w:rPr>
                <w:lang w:val="en-US"/>
              </w:rPr>
              <w:t>SELECT * FROM student WHERE id=</w:t>
            </w:r>
            <w:proofErr w:type="gramStart"/>
            <w:r w:rsidRPr="00C40222">
              <w:rPr>
                <w:lang w:val="en-US"/>
              </w:rPr>
              <w:t>238;</w:t>
            </w:r>
            <w:proofErr w:type="gram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98"/>
              <w:gridCol w:w="998"/>
              <w:gridCol w:w="2075"/>
              <w:gridCol w:w="1361"/>
              <w:gridCol w:w="1381"/>
            </w:tblGrid>
            <w:tr w:rsidR="003A3792" w:rsidRPr="00C40222" w14:paraId="08B9E1A4" w14:textId="77777777" w:rsidTr="00432F55">
              <w:tc>
                <w:tcPr>
                  <w:tcW w:w="1238" w:type="dxa"/>
                </w:tcPr>
                <w:p w14:paraId="53207689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id</w:t>
                  </w:r>
                </w:p>
              </w:tc>
              <w:tc>
                <w:tcPr>
                  <w:tcW w:w="1238" w:type="dxa"/>
                </w:tcPr>
                <w:p w14:paraId="1F705471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age</w:t>
                  </w:r>
                </w:p>
              </w:tc>
              <w:tc>
                <w:tcPr>
                  <w:tcW w:w="2555" w:type="dxa"/>
                </w:tcPr>
                <w:p w14:paraId="33643164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email</w:t>
                  </w:r>
                </w:p>
              </w:tc>
              <w:tc>
                <w:tcPr>
                  <w:tcW w:w="1428" w:type="dxa"/>
                </w:tcPr>
                <w:p w14:paraId="25C7A7F7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proofErr w:type="spellStart"/>
                  <w:r w:rsidRPr="00C40222">
                    <w:rPr>
                      <w:lang w:val="en-US"/>
                    </w:rPr>
                    <w:t>first_name</w:t>
                  </w:r>
                  <w:proofErr w:type="spellEnd"/>
                </w:p>
              </w:tc>
              <w:tc>
                <w:tcPr>
                  <w:tcW w:w="1426" w:type="dxa"/>
                </w:tcPr>
                <w:p w14:paraId="77837203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proofErr w:type="spellStart"/>
                  <w:r w:rsidRPr="00C40222">
                    <w:rPr>
                      <w:lang w:val="en-US"/>
                    </w:rPr>
                    <w:t>last_name</w:t>
                  </w:r>
                  <w:proofErr w:type="spellEnd"/>
                </w:p>
              </w:tc>
            </w:tr>
            <w:tr w:rsidR="003A3792" w:rsidRPr="00C40222" w14:paraId="5F1DCA53" w14:textId="77777777" w:rsidTr="00432F55">
              <w:tc>
                <w:tcPr>
                  <w:tcW w:w="1238" w:type="dxa"/>
                </w:tcPr>
                <w:p w14:paraId="5E12107E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238</w:t>
                  </w:r>
                </w:p>
              </w:tc>
              <w:tc>
                <w:tcPr>
                  <w:tcW w:w="1238" w:type="dxa"/>
                </w:tcPr>
                <w:p w14:paraId="760F8949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34</w:t>
                  </w:r>
                </w:p>
              </w:tc>
              <w:tc>
                <w:tcPr>
                  <w:tcW w:w="2555" w:type="dxa"/>
                </w:tcPr>
                <w:p w14:paraId="4D12BBB7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proofErr w:type="spellStart"/>
                  <w:r w:rsidRPr="00C40222">
                    <w:rPr>
                      <w:lang w:val="en-US"/>
                    </w:rPr>
                    <w:t>m.novotna</w:t>
                  </w:r>
                  <w:proofErr w:type="spellEnd"/>
                </w:p>
              </w:tc>
              <w:tc>
                <w:tcPr>
                  <w:tcW w:w="1428" w:type="dxa"/>
                </w:tcPr>
                <w:p w14:paraId="62B8419B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Marie</w:t>
                  </w:r>
                </w:p>
              </w:tc>
              <w:tc>
                <w:tcPr>
                  <w:tcW w:w="1426" w:type="dxa"/>
                </w:tcPr>
                <w:p w14:paraId="51B9C740" w14:textId="77777777" w:rsidR="003A3792" w:rsidRPr="00C40222" w:rsidRDefault="003A3792" w:rsidP="003A3792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NOVOTNÁ</w:t>
                  </w:r>
                </w:p>
              </w:tc>
            </w:tr>
          </w:tbl>
          <w:p w14:paraId="0EE2331D" w14:textId="14E7B775" w:rsidR="003A3792" w:rsidRDefault="003A3792" w:rsidP="003A3792">
            <w:pPr>
              <w:rPr>
                <w:b/>
                <w:bCs/>
                <w:lang w:val="en-US"/>
              </w:rPr>
            </w:pPr>
            <w:r w:rsidRPr="00C40222">
              <w:rPr>
                <w:noProof/>
                <w:lang w:val="en-US"/>
              </w:rPr>
              <w:drawing>
                <wp:inline distT="0" distB="0" distL="0" distR="0" wp14:anchorId="1875CD29" wp14:editId="7A4C6692">
                  <wp:extent cx="3740342" cy="1416123"/>
                  <wp:effectExtent l="0" t="0" r="0" b="0"/>
                  <wp:docPr id="70967032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13239" name="Picture 1" descr="A screenshot of a computer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342" cy="141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792" w14:paraId="221B7423" w14:textId="77777777" w:rsidTr="00432F55">
        <w:tc>
          <w:tcPr>
            <w:tcW w:w="1980" w:type="dxa"/>
          </w:tcPr>
          <w:p w14:paraId="34B7C6B8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Steps:</w:t>
            </w:r>
          </w:p>
          <w:p w14:paraId="094F52F8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03E993B7" w14:textId="77777777" w:rsidR="003A3792" w:rsidRPr="00C40222" w:rsidRDefault="003A3792" w:rsidP="003A3792">
            <w:pPr>
              <w:rPr>
                <w:lang w:val="en-US"/>
              </w:rPr>
            </w:pPr>
            <w:r w:rsidRPr="00C40222">
              <w:rPr>
                <w:lang w:val="en-US"/>
              </w:rPr>
              <w:t>DELETE: http://108.143.193.45:8080/api/v1/students/238</w:t>
            </w:r>
          </w:p>
          <w:p w14:paraId="70525889" w14:textId="77777777" w:rsidR="003A3792" w:rsidRDefault="003A3792" w:rsidP="003A3792">
            <w:pPr>
              <w:rPr>
                <w:b/>
                <w:bCs/>
                <w:lang w:val="en-US"/>
              </w:rPr>
            </w:pPr>
          </w:p>
        </w:tc>
      </w:tr>
      <w:tr w:rsidR="003A3792" w14:paraId="7B9B30E3" w14:textId="77777777" w:rsidTr="00432F55">
        <w:tc>
          <w:tcPr>
            <w:tcW w:w="1980" w:type="dxa"/>
          </w:tcPr>
          <w:p w14:paraId="124319A4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Expected result:</w:t>
            </w:r>
          </w:p>
          <w:p w14:paraId="333B6186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3D1A39A3" w14:textId="77777777" w:rsidR="00111EB5" w:rsidRPr="00C40222" w:rsidRDefault="00111EB5" w:rsidP="00111EB5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Status code 200 OK</w:t>
            </w:r>
          </w:p>
          <w:p w14:paraId="27978A23" w14:textId="77777777" w:rsidR="003A3792" w:rsidRDefault="003A3792" w:rsidP="00111EB5">
            <w:pPr>
              <w:pStyle w:val="ListParagraph"/>
              <w:jc w:val="both"/>
              <w:rPr>
                <w:b/>
                <w:bCs/>
                <w:lang w:val="en-US"/>
              </w:rPr>
            </w:pPr>
          </w:p>
        </w:tc>
      </w:tr>
    </w:tbl>
    <w:p w14:paraId="155ED988" w14:textId="77777777" w:rsidR="00E1652B" w:rsidRPr="00C40222" w:rsidRDefault="00E1652B" w:rsidP="003A3792">
      <w:pPr>
        <w:spacing w:line="360" w:lineRule="auto"/>
        <w:jc w:val="bot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9"/>
      </w:tblGrid>
      <w:tr w:rsidR="003A3792" w14:paraId="3C5B0A9C" w14:textId="77777777" w:rsidTr="00432F55">
        <w:tc>
          <w:tcPr>
            <w:tcW w:w="9019" w:type="dxa"/>
            <w:gridSpan w:val="2"/>
          </w:tcPr>
          <w:p w14:paraId="31A09F6D" w14:textId="77777777" w:rsidR="007E1A19" w:rsidRPr="00C40222" w:rsidRDefault="007E1A19" w:rsidP="00E7212F">
            <w:pPr>
              <w:pStyle w:val="Heading2"/>
              <w:rPr>
                <w:lang w:val="en-US"/>
              </w:rPr>
            </w:pPr>
            <w:bookmarkStart w:id="20" w:name="_Toc172283530"/>
            <w:r w:rsidRPr="00C40222">
              <w:rPr>
                <w:lang w:val="en-US"/>
              </w:rPr>
              <w:t xml:space="preserve">005 DELETE all data about non-existing </w:t>
            </w:r>
            <w:proofErr w:type="gramStart"/>
            <w:r w:rsidRPr="00C40222">
              <w:rPr>
                <w:lang w:val="en-US"/>
              </w:rPr>
              <w:t>student</w:t>
            </w:r>
            <w:bookmarkEnd w:id="20"/>
            <w:proofErr w:type="gramEnd"/>
          </w:p>
          <w:p w14:paraId="74C172B9" w14:textId="77777777" w:rsidR="003A3792" w:rsidRDefault="003A3792" w:rsidP="00432F55">
            <w:pPr>
              <w:rPr>
                <w:b/>
                <w:bCs/>
                <w:lang w:val="en-US"/>
              </w:rPr>
            </w:pPr>
          </w:p>
        </w:tc>
      </w:tr>
      <w:tr w:rsidR="003A3792" w14:paraId="79A4FF48" w14:textId="77777777" w:rsidTr="00432F55">
        <w:tc>
          <w:tcPr>
            <w:tcW w:w="1980" w:type="dxa"/>
          </w:tcPr>
          <w:p w14:paraId="0BB2CFA0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Data Preparation:</w:t>
            </w:r>
          </w:p>
          <w:p w14:paraId="65D3F581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197BC899" w14:textId="77777777" w:rsidR="007E1A19" w:rsidRPr="00C40222" w:rsidRDefault="007E1A19" w:rsidP="007E1A19">
            <w:pPr>
              <w:rPr>
                <w:lang w:val="en-US"/>
              </w:rPr>
            </w:pPr>
            <w:r w:rsidRPr="00C40222">
              <w:rPr>
                <w:lang w:val="en-US"/>
              </w:rPr>
              <w:t>SELECT * FROM student WHERE id=</w:t>
            </w:r>
            <w:proofErr w:type="gramStart"/>
            <w:r w:rsidRPr="00C40222">
              <w:rPr>
                <w:lang w:val="en-US"/>
              </w:rPr>
              <w:t>101;</w:t>
            </w:r>
            <w:proofErr w:type="gram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"/>
              <w:gridCol w:w="1078"/>
              <w:gridCol w:w="1935"/>
              <w:gridCol w:w="1364"/>
              <w:gridCol w:w="1358"/>
            </w:tblGrid>
            <w:tr w:rsidR="007E1A19" w:rsidRPr="00C40222" w14:paraId="3319C9EE" w14:textId="77777777" w:rsidTr="00432F55">
              <w:tc>
                <w:tcPr>
                  <w:tcW w:w="1238" w:type="dxa"/>
                </w:tcPr>
                <w:p w14:paraId="3CCB5772" w14:textId="77777777" w:rsidR="007E1A19" w:rsidRPr="00C40222" w:rsidRDefault="007E1A19" w:rsidP="007E1A19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id</w:t>
                  </w:r>
                </w:p>
              </w:tc>
              <w:tc>
                <w:tcPr>
                  <w:tcW w:w="1238" w:type="dxa"/>
                </w:tcPr>
                <w:p w14:paraId="5FE67D4A" w14:textId="77777777" w:rsidR="007E1A19" w:rsidRPr="00C40222" w:rsidRDefault="007E1A19" w:rsidP="007E1A19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age</w:t>
                  </w:r>
                </w:p>
              </w:tc>
              <w:tc>
                <w:tcPr>
                  <w:tcW w:w="2555" w:type="dxa"/>
                </w:tcPr>
                <w:p w14:paraId="286167A9" w14:textId="77777777" w:rsidR="007E1A19" w:rsidRPr="00C40222" w:rsidRDefault="007E1A19" w:rsidP="007E1A19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email</w:t>
                  </w:r>
                </w:p>
              </w:tc>
              <w:tc>
                <w:tcPr>
                  <w:tcW w:w="1428" w:type="dxa"/>
                </w:tcPr>
                <w:p w14:paraId="3BD287D3" w14:textId="77777777" w:rsidR="007E1A19" w:rsidRPr="00C40222" w:rsidRDefault="007E1A19" w:rsidP="007E1A19">
                  <w:pPr>
                    <w:rPr>
                      <w:lang w:val="en-US"/>
                    </w:rPr>
                  </w:pPr>
                  <w:proofErr w:type="spellStart"/>
                  <w:r w:rsidRPr="00C40222">
                    <w:rPr>
                      <w:lang w:val="en-US"/>
                    </w:rPr>
                    <w:t>first_name</w:t>
                  </w:r>
                  <w:proofErr w:type="spellEnd"/>
                </w:p>
              </w:tc>
              <w:tc>
                <w:tcPr>
                  <w:tcW w:w="1426" w:type="dxa"/>
                </w:tcPr>
                <w:p w14:paraId="16B183CB" w14:textId="77777777" w:rsidR="007E1A19" w:rsidRPr="00C40222" w:rsidRDefault="007E1A19" w:rsidP="007E1A19">
                  <w:pPr>
                    <w:rPr>
                      <w:lang w:val="en-US"/>
                    </w:rPr>
                  </w:pPr>
                  <w:proofErr w:type="spellStart"/>
                  <w:r w:rsidRPr="00C40222">
                    <w:rPr>
                      <w:lang w:val="en-US"/>
                    </w:rPr>
                    <w:t>last_name</w:t>
                  </w:r>
                  <w:proofErr w:type="spellEnd"/>
                </w:p>
              </w:tc>
            </w:tr>
            <w:tr w:rsidR="007E1A19" w:rsidRPr="00C40222" w14:paraId="17528C70" w14:textId="77777777" w:rsidTr="00432F55">
              <w:tc>
                <w:tcPr>
                  <w:tcW w:w="1238" w:type="dxa"/>
                </w:tcPr>
                <w:p w14:paraId="7F64785D" w14:textId="77777777" w:rsidR="007E1A19" w:rsidRPr="00C40222" w:rsidRDefault="007E1A19" w:rsidP="007E1A19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NULL</w:t>
                  </w:r>
                </w:p>
              </w:tc>
              <w:tc>
                <w:tcPr>
                  <w:tcW w:w="1238" w:type="dxa"/>
                </w:tcPr>
                <w:p w14:paraId="4C6A7DDF" w14:textId="77777777" w:rsidR="007E1A19" w:rsidRPr="00C40222" w:rsidRDefault="007E1A19" w:rsidP="007E1A19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NULL</w:t>
                  </w:r>
                </w:p>
              </w:tc>
              <w:tc>
                <w:tcPr>
                  <w:tcW w:w="2555" w:type="dxa"/>
                </w:tcPr>
                <w:p w14:paraId="2C6BB80B" w14:textId="77777777" w:rsidR="007E1A19" w:rsidRPr="00C40222" w:rsidRDefault="007E1A19" w:rsidP="007E1A19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NULL</w:t>
                  </w:r>
                </w:p>
              </w:tc>
              <w:tc>
                <w:tcPr>
                  <w:tcW w:w="1428" w:type="dxa"/>
                </w:tcPr>
                <w:p w14:paraId="3B804448" w14:textId="77777777" w:rsidR="007E1A19" w:rsidRPr="00C40222" w:rsidRDefault="007E1A19" w:rsidP="007E1A19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NULL</w:t>
                  </w:r>
                </w:p>
              </w:tc>
              <w:tc>
                <w:tcPr>
                  <w:tcW w:w="1426" w:type="dxa"/>
                </w:tcPr>
                <w:p w14:paraId="42C8402B" w14:textId="77777777" w:rsidR="007E1A19" w:rsidRPr="00C40222" w:rsidRDefault="007E1A19" w:rsidP="007E1A19">
                  <w:pPr>
                    <w:rPr>
                      <w:lang w:val="en-US"/>
                    </w:rPr>
                  </w:pPr>
                  <w:r w:rsidRPr="00C40222">
                    <w:rPr>
                      <w:lang w:val="en-US"/>
                    </w:rPr>
                    <w:t>NULL</w:t>
                  </w:r>
                </w:p>
              </w:tc>
            </w:tr>
          </w:tbl>
          <w:p w14:paraId="0F7E418A" w14:textId="77777777" w:rsidR="003A3792" w:rsidRDefault="003A3792" w:rsidP="00432F55">
            <w:pPr>
              <w:rPr>
                <w:b/>
                <w:bCs/>
                <w:lang w:val="en-US"/>
              </w:rPr>
            </w:pPr>
          </w:p>
        </w:tc>
      </w:tr>
      <w:tr w:rsidR="003A3792" w14:paraId="3DE6EC45" w14:textId="77777777" w:rsidTr="00432F55">
        <w:tc>
          <w:tcPr>
            <w:tcW w:w="1980" w:type="dxa"/>
          </w:tcPr>
          <w:p w14:paraId="49E2572E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Steps:</w:t>
            </w:r>
          </w:p>
          <w:p w14:paraId="0B375A74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0B378B1B" w14:textId="77777777" w:rsidR="007E1A19" w:rsidRPr="00C40222" w:rsidRDefault="007E1A19" w:rsidP="007E1A19">
            <w:pPr>
              <w:rPr>
                <w:lang w:val="en-US"/>
              </w:rPr>
            </w:pPr>
            <w:r w:rsidRPr="00C40222">
              <w:rPr>
                <w:lang w:val="en-US"/>
              </w:rPr>
              <w:t>DELETE: http://108.143.193.45:8080/api/v1/students/101</w:t>
            </w:r>
          </w:p>
          <w:p w14:paraId="6595C657" w14:textId="77777777" w:rsidR="003A3792" w:rsidRDefault="003A3792" w:rsidP="00432F55">
            <w:pPr>
              <w:rPr>
                <w:b/>
                <w:bCs/>
                <w:lang w:val="en-US"/>
              </w:rPr>
            </w:pPr>
          </w:p>
        </w:tc>
      </w:tr>
      <w:tr w:rsidR="003A3792" w14:paraId="643758DE" w14:textId="77777777" w:rsidTr="00432F55">
        <w:tc>
          <w:tcPr>
            <w:tcW w:w="1980" w:type="dxa"/>
          </w:tcPr>
          <w:p w14:paraId="5F02E5C9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lastRenderedPageBreak/>
              <w:t>Expected result:</w:t>
            </w:r>
          </w:p>
          <w:p w14:paraId="0D363E3E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70BF93D4" w14:textId="77777777" w:rsidR="007E1A19" w:rsidRPr="00C40222" w:rsidRDefault="007E1A19" w:rsidP="007E1A1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Status code 404 Not Found</w:t>
            </w:r>
          </w:p>
          <w:p w14:paraId="74FE8B6A" w14:textId="77777777" w:rsidR="003A3792" w:rsidRDefault="003A3792" w:rsidP="00432F55">
            <w:pPr>
              <w:ind w:left="360"/>
              <w:jc w:val="both"/>
              <w:rPr>
                <w:b/>
                <w:bCs/>
                <w:lang w:val="en-US"/>
              </w:rPr>
            </w:pPr>
          </w:p>
        </w:tc>
      </w:tr>
    </w:tbl>
    <w:p w14:paraId="0CDC98E4" w14:textId="77777777" w:rsidR="009141C9" w:rsidRDefault="009141C9" w:rsidP="0055230A">
      <w:pPr>
        <w:rPr>
          <w:lang w:val="en-US"/>
        </w:rPr>
      </w:pPr>
    </w:p>
    <w:p w14:paraId="737DD907" w14:textId="77777777" w:rsidR="007E1A19" w:rsidRDefault="007E1A19" w:rsidP="0055230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9"/>
      </w:tblGrid>
      <w:tr w:rsidR="003A3792" w14:paraId="50C458F2" w14:textId="77777777" w:rsidTr="00432F55">
        <w:tc>
          <w:tcPr>
            <w:tcW w:w="9019" w:type="dxa"/>
            <w:gridSpan w:val="2"/>
          </w:tcPr>
          <w:p w14:paraId="762E2280" w14:textId="77777777" w:rsidR="007E1A19" w:rsidRPr="00C40222" w:rsidRDefault="007E1A19" w:rsidP="00E7212F">
            <w:pPr>
              <w:pStyle w:val="Heading2"/>
              <w:rPr>
                <w:lang w:val="en-US"/>
              </w:rPr>
            </w:pPr>
            <w:bookmarkStart w:id="21" w:name="_Toc172283531"/>
            <w:r w:rsidRPr="00C40222">
              <w:rPr>
                <w:lang w:val="en-US"/>
              </w:rPr>
              <w:t xml:space="preserve">006 DELETE all data of all students with the same „Last </w:t>
            </w:r>
            <w:proofErr w:type="gramStart"/>
            <w:r w:rsidRPr="00C40222">
              <w:rPr>
                <w:lang w:val="en-US"/>
              </w:rPr>
              <w:t>Name“</w:t>
            </w:r>
            <w:bookmarkEnd w:id="21"/>
            <w:proofErr w:type="gramEnd"/>
          </w:p>
          <w:p w14:paraId="09B3C61F" w14:textId="77777777" w:rsidR="003A3792" w:rsidRDefault="003A3792" w:rsidP="00432F55">
            <w:pPr>
              <w:rPr>
                <w:b/>
                <w:bCs/>
                <w:lang w:val="en-US"/>
              </w:rPr>
            </w:pPr>
          </w:p>
        </w:tc>
      </w:tr>
      <w:tr w:rsidR="003A3792" w14:paraId="41D488AA" w14:textId="77777777" w:rsidTr="00432F55">
        <w:tc>
          <w:tcPr>
            <w:tcW w:w="1980" w:type="dxa"/>
          </w:tcPr>
          <w:p w14:paraId="179512E9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Data Preparation:</w:t>
            </w:r>
          </w:p>
          <w:p w14:paraId="4D0323B3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0E740118" w14:textId="77777777" w:rsidR="007E1A19" w:rsidRPr="00C40222" w:rsidRDefault="007E1A19" w:rsidP="007E1A19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SELECT * FROM student WHERE </w:t>
            </w:r>
            <w:proofErr w:type="spellStart"/>
            <w:r w:rsidRPr="00C40222">
              <w:rPr>
                <w:lang w:val="en-US"/>
              </w:rPr>
              <w:t>last_name</w:t>
            </w:r>
            <w:proofErr w:type="spellEnd"/>
            <w:r w:rsidRPr="00C40222">
              <w:rPr>
                <w:lang w:val="en-US"/>
              </w:rPr>
              <w:t xml:space="preserve"> = “</w:t>
            </w:r>
            <w:proofErr w:type="gramStart"/>
            <w:r w:rsidRPr="00C40222">
              <w:rPr>
                <w:lang w:val="en-US"/>
              </w:rPr>
              <w:t>NEVĚŘÍCÍ“</w:t>
            </w:r>
            <w:proofErr w:type="gramEnd"/>
            <w:r w:rsidRPr="00C40222">
              <w:rPr>
                <w:lang w:val="en-US"/>
              </w:rPr>
              <w:t>;</w:t>
            </w:r>
          </w:p>
          <w:p w14:paraId="135AB9AF" w14:textId="77777777" w:rsidR="007E1A19" w:rsidRPr="00C40222" w:rsidRDefault="007E1A19" w:rsidP="007E1A19">
            <w:pPr>
              <w:rPr>
                <w:lang w:val="en-US"/>
              </w:rPr>
            </w:pPr>
            <w:r w:rsidRPr="00C40222">
              <w:rPr>
                <w:noProof/>
                <w:lang w:val="en-US"/>
              </w:rPr>
              <w:drawing>
                <wp:inline distT="0" distB="0" distL="0" distR="0" wp14:anchorId="1A921863" wp14:editId="71BE4F13">
                  <wp:extent cx="3321221" cy="1225613"/>
                  <wp:effectExtent l="0" t="0" r="0" b="0"/>
                  <wp:docPr id="45209045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84574" name="Picture 1" descr="A screenshot of a computer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221" cy="1225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40222">
              <w:rPr>
                <w:lang w:val="en-US"/>
              </w:rPr>
              <w:t xml:space="preserve"> </w:t>
            </w:r>
          </w:p>
          <w:p w14:paraId="0C7D6691" w14:textId="77777777" w:rsidR="003A3792" w:rsidRDefault="003A3792" w:rsidP="00432F55">
            <w:pPr>
              <w:rPr>
                <w:b/>
                <w:bCs/>
                <w:lang w:val="en-US"/>
              </w:rPr>
            </w:pPr>
          </w:p>
        </w:tc>
      </w:tr>
      <w:tr w:rsidR="003A3792" w14:paraId="700DDA28" w14:textId="77777777" w:rsidTr="00432F55">
        <w:tc>
          <w:tcPr>
            <w:tcW w:w="1980" w:type="dxa"/>
          </w:tcPr>
          <w:p w14:paraId="118BC03F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Steps:</w:t>
            </w:r>
          </w:p>
          <w:p w14:paraId="395AE63D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08E4A3B3" w14:textId="77777777" w:rsidR="007E1A19" w:rsidRPr="00C40222" w:rsidRDefault="007E1A19" w:rsidP="007E1A19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DELETE: http://108.143.193.45:8080/api/v1/students/ </w:t>
            </w:r>
            <w:proofErr w:type="spellStart"/>
            <w:r w:rsidRPr="00C40222">
              <w:rPr>
                <w:lang w:val="en-US"/>
              </w:rPr>
              <w:t>last_name</w:t>
            </w:r>
            <w:proofErr w:type="spellEnd"/>
            <w:r w:rsidRPr="00C40222">
              <w:rPr>
                <w:lang w:val="en-US"/>
              </w:rPr>
              <w:t xml:space="preserve"> = “</w:t>
            </w:r>
            <w:proofErr w:type="gramStart"/>
            <w:r w:rsidRPr="00C40222">
              <w:rPr>
                <w:lang w:val="en-US"/>
              </w:rPr>
              <w:t>NEVĚŘÍCÍ“</w:t>
            </w:r>
            <w:proofErr w:type="gramEnd"/>
            <w:r w:rsidRPr="00C40222">
              <w:rPr>
                <w:lang w:val="en-US"/>
              </w:rPr>
              <w:t>;</w:t>
            </w:r>
          </w:p>
          <w:p w14:paraId="6F3F7239" w14:textId="77777777" w:rsidR="003A3792" w:rsidRDefault="003A3792" w:rsidP="00432F55">
            <w:pPr>
              <w:rPr>
                <w:b/>
                <w:bCs/>
                <w:lang w:val="en-US"/>
              </w:rPr>
            </w:pPr>
          </w:p>
        </w:tc>
      </w:tr>
      <w:tr w:rsidR="003A3792" w14:paraId="5975B37C" w14:textId="77777777" w:rsidTr="00432F55">
        <w:tc>
          <w:tcPr>
            <w:tcW w:w="1980" w:type="dxa"/>
          </w:tcPr>
          <w:p w14:paraId="5E772EA2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Expected result:</w:t>
            </w:r>
          </w:p>
          <w:p w14:paraId="1D44F1AB" w14:textId="77777777" w:rsidR="003A3792" w:rsidRPr="00270A84" w:rsidRDefault="003A3792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6908D864" w14:textId="77777777" w:rsidR="007E1A19" w:rsidRPr="00C40222" w:rsidRDefault="007E1A19" w:rsidP="007E1A1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Status code 400 Bad Request</w:t>
            </w:r>
          </w:p>
          <w:p w14:paraId="13625AAF" w14:textId="77777777" w:rsidR="007E1A19" w:rsidRPr="00C40222" w:rsidRDefault="007E1A19" w:rsidP="007E1A19">
            <w:pPr>
              <w:pStyle w:val="ListParagraph"/>
              <w:numPr>
                <w:ilvl w:val="0"/>
                <w:numId w:val="22"/>
              </w:numPr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 xml:space="preserve">Response </w:t>
            </w:r>
          </w:p>
          <w:p w14:paraId="3F3DA3B2" w14:textId="47B58C30" w:rsidR="007E1A19" w:rsidRPr="00C40222" w:rsidRDefault="007E1A19" w:rsidP="007E1A19">
            <w:pPr>
              <w:ind w:left="360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Message: More than one student with the same LAST Name exists. Please use specific student ID.</w:t>
            </w:r>
          </w:p>
          <w:p w14:paraId="78F7E76A" w14:textId="77777777" w:rsidR="003A3792" w:rsidRDefault="003A3792" w:rsidP="00432F55">
            <w:pPr>
              <w:ind w:left="360"/>
              <w:jc w:val="both"/>
              <w:rPr>
                <w:b/>
                <w:bCs/>
                <w:lang w:val="en-US"/>
              </w:rPr>
            </w:pPr>
          </w:p>
        </w:tc>
      </w:tr>
    </w:tbl>
    <w:p w14:paraId="08CBB38C" w14:textId="77777777" w:rsidR="003A3792" w:rsidRPr="00C40222" w:rsidRDefault="003A3792" w:rsidP="0055230A">
      <w:pPr>
        <w:rPr>
          <w:lang w:val="en-US"/>
        </w:rPr>
      </w:pPr>
    </w:p>
    <w:p w14:paraId="2055781F" w14:textId="77777777" w:rsidR="00D76FFA" w:rsidRPr="00C40222" w:rsidRDefault="00D76FFA" w:rsidP="0055230A">
      <w:pPr>
        <w:rPr>
          <w:lang w:val="en-US"/>
        </w:rPr>
      </w:pPr>
    </w:p>
    <w:p w14:paraId="49E0ABDC" w14:textId="77777777" w:rsidR="00FC3A40" w:rsidRPr="00C40222" w:rsidRDefault="00FC3A40" w:rsidP="0055230A">
      <w:pPr>
        <w:rPr>
          <w:lang w:val="en-US"/>
        </w:rPr>
      </w:pPr>
    </w:p>
    <w:p w14:paraId="29DC0B43" w14:textId="77777777" w:rsidR="00C069E0" w:rsidRPr="00C40222" w:rsidRDefault="00C069E0" w:rsidP="0055230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9"/>
      </w:tblGrid>
      <w:tr w:rsidR="007E1A19" w14:paraId="7AA13D34" w14:textId="77777777" w:rsidTr="00432F55">
        <w:tc>
          <w:tcPr>
            <w:tcW w:w="9019" w:type="dxa"/>
            <w:gridSpan w:val="2"/>
          </w:tcPr>
          <w:p w14:paraId="36D9AA18" w14:textId="77777777" w:rsidR="007E1A19" w:rsidRDefault="007E1A19" w:rsidP="00E7212F">
            <w:pPr>
              <w:pStyle w:val="Heading2"/>
              <w:rPr>
                <w:lang w:val="en-US"/>
              </w:rPr>
            </w:pPr>
            <w:bookmarkStart w:id="22" w:name="_Toc172283532"/>
            <w:r w:rsidRPr="00C40222">
              <w:rPr>
                <w:lang w:val="en-US"/>
              </w:rPr>
              <w:t xml:space="preserve">007 Abstract:  Add a new student to the </w:t>
            </w:r>
            <w:proofErr w:type="gramStart"/>
            <w:r w:rsidRPr="00C40222">
              <w:rPr>
                <w:lang w:val="en-US"/>
              </w:rPr>
              <w:t>database</w:t>
            </w:r>
            <w:bookmarkEnd w:id="22"/>
            <w:proofErr w:type="gramEnd"/>
          </w:p>
          <w:p w14:paraId="10C898F9" w14:textId="77777777" w:rsidR="007E1A19" w:rsidRDefault="007E1A19" w:rsidP="00432F55">
            <w:pPr>
              <w:rPr>
                <w:b/>
                <w:bCs/>
                <w:lang w:val="en-US"/>
              </w:rPr>
            </w:pPr>
          </w:p>
        </w:tc>
      </w:tr>
      <w:tr w:rsidR="007E1A19" w14:paraId="59681CFB" w14:textId="77777777" w:rsidTr="00432F55">
        <w:tc>
          <w:tcPr>
            <w:tcW w:w="1980" w:type="dxa"/>
          </w:tcPr>
          <w:p w14:paraId="16B5EF4D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Data Preparation:</w:t>
            </w:r>
          </w:p>
          <w:p w14:paraId="5CAA16BE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7174EAED" w14:textId="77777777" w:rsidR="007E1A19" w:rsidRDefault="007E1A19" w:rsidP="007E1A19">
            <w:pPr>
              <w:rPr>
                <w:lang w:val="en-US"/>
              </w:rPr>
            </w:pPr>
            <w:r w:rsidRPr="00DF658E">
              <w:rPr>
                <w:lang w:val="en-US"/>
              </w:rPr>
              <w:t>POST</w:t>
            </w:r>
            <w:r>
              <w:rPr>
                <w:lang w:val="en-US"/>
              </w:rPr>
              <w:t xml:space="preserve"> – create new student Marek Benda, </w:t>
            </w:r>
            <w:hyperlink r:id="rId13" w:history="1">
              <w:r w:rsidRPr="00841B5B">
                <w:rPr>
                  <w:rStyle w:val="Hyperlink"/>
                  <w:lang w:val="en-US"/>
                </w:rPr>
                <w:t>marek.benda@seznam.cz</w:t>
              </w:r>
            </w:hyperlink>
            <w:r>
              <w:rPr>
                <w:lang w:val="en-US"/>
              </w:rPr>
              <w:t xml:space="preserve">, 22 </w:t>
            </w:r>
            <w:proofErr w:type="gramStart"/>
            <w:r>
              <w:rPr>
                <w:lang w:val="en-US"/>
              </w:rPr>
              <w:t>let</w:t>
            </w:r>
            <w:proofErr w:type="gramEnd"/>
          </w:p>
          <w:p w14:paraId="2D656B1A" w14:textId="77777777" w:rsidR="007E1A19" w:rsidRDefault="007E1A19" w:rsidP="007E1A19">
            <w:pPr>
              <w:rPr>
                <w:lang w:val="en-US"/>
              </w:rPr>
            </w:pPr>
            <w:r>
              <w:rPr>
                <w:lang w:val="en-US"/>
              </w:rPr>
              <w:t xml:space="preserve">Conditions: </w:t>
            </w:r>
          </w:p>
          <w:p w14:paraId="26CA9897" w14:textId="77777777" w:rsidR="007E1A19" w:rsidRDefault="007E1A19" w:rsidP="007E1A19">
            <w:pPr>
              <w:pStyle w:val="ListParagraph"/>
              <w:numPr>
                <w:ilvl w:val="0"/>
                <w:numId w:val="34"/>
              </w:numPr>
              <w:rPr>
                <w:lang w:val="en-US"/>
              </w:rPr>
            </w:pPr>
            <w:r w:rsidRPr="00E7704D">
              <w:rPr>
                <w:lang w:val="en-US"/>
              </w:rPr>
              <w:t xml:space="preserve">all data are </w:t>
            </w:r>
            <w:proofErr w:type="spellStart"/>
            <w:r w:rsidRPr="00E7704D">
              <w:rPr>
                <w:lang w:val="en-US"/>
              </w:rPr>
              <w:t>manatory</w:t>
            </w:r>
            <w:proofErr w:type="spellEnd"/>
            <w:r w:rsidRPr="00E7704D">
              <w:rPr>
                <w:lang w:val="en-US"/>
              </w:rPr>
              <w:t xml:space="preserve"> (</w:t>
            </w:r>
            <w:proofErr w:type="spellStart"/>
            <w:r w:rsidRPr="00E7704D">
              <w:rPr>
                <w:lang w:val="en-US"/>
              </w:rPr>
              <w:t>firstName</w:t>
            </w:r>
            <w:proofErr w:type="spellEnd"/>
            <w:r w:rsidRPr="00E7704D">
              <w:rPr>
                <w:lang w:val="en-US"/>
              </w:rPr>
              <w:t xml:space="preserve">, </w:t>
            </w:r>
            <w:proofErr w:type="spellStart"/>
            <w:r w:rsidRPr="00E7704D">
              <w:rPr>
                <w:lang w:val="en-US"/>
              </w:rPr>
              <w:t>lastName</w:t>
            </w:r>
            <w:proofErr w:type="spellEnd"/>
            <w:r w:rsidRPr="00E7704D">
              <w:rPr>
                <w:lang w:val="en-US"/>
              </w:rPr>
              <w:t>, email, age)</w:t>
            </w:r>
          </w:p>
          <w:p w14:paraId="454CB205" w14:textId="77777777" w:rsidR="007E1A19" w:rsidRDefault="007E1A19" w:rsidP="007E1A19">
            <w:pPr>
              <w:pStyle w:val="ListParagraph"/>
              <w:numPr>
                <w:ilvl w:val="0"/>
                <w:numId w:val="34"/>
              </w:numPr>
              <w:rPr>
                <w:lang w:val="en-US"/>
              </w:rPr>
            </w:pPr>
            <w:r>
              <w:rPr>
                <w:lang w:val="en-US"/>
              </w:rPr>
              <w:t xml:space="preserve">all data are saved as </w:t>
            </w:r>
            <w:proofErr w:type="gramStart"/>
            <w:r>
              <w:rPr>
                <w:lang w:val="en-US"/>
              </w:rPr>
              <w:t>lowercase</w:t>
            </w:r>
            <w:proofErr w:type="gramEnd"/>
          </w:p>
          <w:p w14:paraId="2A564980" w14:textId="77777777" w:rsidR="007E1A19" w:rsidRDefault="007E1A19" w:rsidP="007E1A19">
            <w:pPr>
              <w:pStyle w:val="ListParagraph"/>
              <w:numPr>
                <w:ilvl w:val="0"/>
                <w:numId w:val="34"/>
              </w:numPr>
              <w:rPr>
                <w:lang w:val="en-US"/>
              </w:rPr>
            </w:pPr>
            <w:r>
              <w:rPr>
                <w:lang w:val="en-US"/>
              </w:rPr>
              <w:t>possible age 1 – 150</w:t>
            </w:r>
          </w:p>
          <w:p w14:paraId="04375297" w14:textId="77777777" w:rsidR="007E1A19" w:rsidRDefault="007E1A19" w:rsidP="00432F55">
            <w:pPr>
              <w:rPr>
                <w:b/>
                <w:bCs/>
                <w:lang w:val="en-US"/>
              </w:rPr>
            </w:pPr>
          </w:p>
        </w:tc>
      </w:tr>
      <w:tr w:rsidR="007E1A19" w14:paraId="785A2099" w14:textId="77777777" w:rsidTr="00432F55">
        <w:tc>
          <w:tcPr>
            <w:tcW w:w="1980" w:type="dxa"/>
          </w:tcPr>
          <w:p w14:paraId="0A2CB6E2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Steps:</w:t>
            </w:r>
          </w:p>
          <w:p w14:paraId="7070AC94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0B1E8EA5" w14:textId="77777777" w:rsidR="007E1A19" w:rsidRDefault="007E1A19" w:rsidP="007E1A19">
            <w:pPr>
              <w:pStyle w:val="ListParagraph"/>
              <w:numPr>
                <w:ilvl w:val="0"/>
                <w:numId w:val="31"/>
              </w:numPr>
              <w:rPr>
                <w:lang w:val="en-US"/>
              </w:rPr>
            </w:pPr>
            <w:r>
              <w:rPr>
                <w:lang w:val="en-US"/>
              </w:rPr>
              <w:t xml:space="preserve">POST </w:t>
            </w:r>
            <w:hyperlink r:id="rId14" w:history="1">
              <w:r w:rsidRPr="00841B5B">
                <w:rPr>
                  <w:rStyle w:val="Hyperlink"/>
                  <w:lang w:val="en-US"/>
                </w:rPr>
                <w:t>http://108.143.193.45:8080/api/v1/students/</w:t>
              </w:r>
            </w:hyperlink>
          </w:p>
          <w:p w14:paraId="2E53054B" w14:textId="77777777" w:rsidR="007E1A19" w:rsidRDefault="007E1A19" w:rsidP="007E1A19">
            <w:pPr>
              <w:pStyle w:val="ListParagraph"/>
              <w:numPr>
                <w:ilvl w:val="0"/>
                <w:numId w:val="31"/>
              </w:numPr>
              <w:rPr>
                <w:lang w:val="en-US"/>
              </w:rPr>
            </w:pPr>
            <w:r>
              <w:rPr>
                <w:lang w:val="en-US"/>
              </w:rPr>
              <w:t>Body + raw + JSON</w:t>
            </w:r>
          </w:p>
          <w:p w14:paraId="41FECE4F" w14:textId="77777777" w:rsidR="007E1A19" w:rsidRPr="00753545" w:rsidRDefault="007E1A19" w:rsidP="007E1A19">
            <w:pPr>
              <w:ind w:left="360"/>
              <w:jc w:val="both"/>
              <w:rPr>
                <w:lang w:val="en-US"/>
              </w:rPr>
            </w:pPr>
            <w:r w:rsidRPr="00753545">
              <w:rPr>
                <w:lang w:val="en-US"/>
              </w:rPr>
              <w:t>{</w:t>
            </w:r>
          </w:p>
          <w:p w14:paraId="673D9226" w14:textId="77777777" w:rsidR="007E1A19" w:rsidRPr="00C40222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</w:t>
            </w:r>
            <w:proofErr w:type="spellStart"/>
            <w:r w:rsidRPr="00C40222">
              <w:rPr>
                <w:lang w:val="en-US"/>
              </w:rPr>
              <w:t>firstName</w:t>
            </w:r>
            <w:proofErr w:type="spellEnd"/>
            <w:r w:rsidRPr="00C40222">
              <w:rPr>
                <w:lang w:val="en-US"/>
              </w:rPr>
              <w:t>":  "</w:t>
            </w:r>
            <w:r>
              <w:rPr>
                <w:lang w:val="en-US"/>
              </w:rPr>
              <w:t>Marek</w:t>
            </w:r>
            <w:r w:rsidRPr="00C40222">
              <w:rPr>
                <w:lang w:val="en-US"/>
              </w:rPr>
              <w:t>",</w:t>
            </w:r>
          </w:p>
          <w:p w14:paraId="401CB9C2" w14:textId="77777777" w:rsidR="007E1A19" w:rsidRPr="00C40222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</w:t>
            </w:r>
            <w:proofErr w:type="spellStart"/>
            <w:r w:rsidRPr="00C40222">
              <w:rPr>
                <w:lang w:val="en-US"/>
              </w:rPr>
              <w:t>lastName</w:t>
            </w:r>
            <w:proofErr w:type="spellEnd"/>
            <w:r w:rsidRPr="00C40222">
              <w:rPr>
                <w:lang w:val="en-US"/>
              </w:rPr>
              <w:t>": "</w:t>
            </w:r>
            <w:r>
              <w:rPr>
                <w:lang w:val="en-US"/>
              </w:rPr>
              <w:t>Benda</w:t>
            </w:r>
            <w:r w:rsidRPr="00C40222">
              <w:rPr>
                <w:lang w:val="en-US"/>
              </w:rPr>
              <w:t>",</w:t>
            </w:r>
          </w:p>
          <w:p w14:paraId="290F2E48" w14:textId="77777777" w:rsidR="007E1A19" w:rsidRPr="00C40222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"email":  "</w:t>
            </w:r>
            <w:hyperlink r:id="rId15" w:history="1">
              <w:r w:rsidRPr="00841B5B">
                <w:rPr>
                  <w:rStyle w:val="Hyperlink"/>
                  <w:lang w:val="en-US"/>
                </w:rPr>
                <w:t>marek.benda@seznam.cz</w:t>
              </w:r>
            </w:hyperlink>
            <w:r w:rsidRPr="00C40222">
              <w:rPr>
                <w:lang w:val="en-US"/>
              </w:rPr>
              <w:t>",</w:t>
            </w:r>
          </w:p>
          <w:p w14:paraId="466F3BB9" w14:textId="77777777" w:rsidR="007E1A19" w:rsidRPr="00C40222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"age":  "</w:t>
            </w:r>
            <w:r>
              <w:rPr>
                <w:lang w:val="en-US"/>
              </w:rPr>
              <w:t>22</w:t>
            </w:r>
            <w:r w:rsidRPr="00C40222">
              <w:rPr>
                <w:lang w:val="en-US"/>
              </w:rPr>
              <w:t>"</w:t>
            </w:r>
          </w:p>
          <w:p w14:paraId="2D99979D" w14:textId="0E2A3E12" w:rsidR="007E1A19" w:rsidRPr="007E1A19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}</w:t>
            </w:r>
          </w:p>
        </w:tc>
      </w:tr>
      <w:tr w:rsidR="007E1A19" w14:paraId="0BF0EA0B" w14:textId="77777777" w:rsidTr="00432F55">
        <w:tc>
          <w:tcPr>
            <w:tcW w:w="1980" w:type="dxa"/>
          </w:tcPr>
          <w:p w14:paraId="34A1811F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Expected result:</w:t>
            </w:r>
          </w:p>
          <w:p w14:paraId="32E35FB3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13E16D0E" w14:textId="77777777" w:rsidR="007E1A19" w:rsidRPr="00C40222" w:rsidRDefault="007E1A19" w:rsidP="007E1A19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Status code 20</w:t>
            </w:r>
            <w:r>
              <w:rPr>
                <w:lang w:val="en-US"/>
              </w:rPr>
              <w:t>1created</w:t>
            </w:r>
          </w:p>
          <w:p w14:paraId="4A217B37" w14:textId="77777777" w:rsidR="007E1A19" w:rsidRPr="00C40222" w:rsidRDefault="007E1A19" w:rsidP="007E1A19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Response</w:t>
            </w:r>
          </w:p>
          <w:p w14:paraId="0180D19D" w14:textId="77777777" w:rsidR="007E1A19" w:rsidRPr="00994865" w:rsidRDefault="007E1A19" w:rsidP="007E1A19">
            <w:pPr>
              <w:ind w:left="360"/>
              <w:rPr>
                <w:lang w:val="en-US"/>
              </w:rPr>
            </w:pPr>
            <w:r w:rsidRPr="00994865">
              <w:rPr>
                <w:lang w:val="en-US"/>
              </w:rPr>
              <w:t>{</w:t>
            </w:r>
          </w:p>
          <w:p w14:paraId="45F62557" w14:textId="77777777" w:rsidR="007E1A19" w:rsidRPr="00994865" w:rsidRDefault="007E1A19" w:rsidP="007E1A19">
            <w:pPr>
              <w:ind w:left="360"/>
              <w:rPr>
                <w:lang w:val="en-US"/>
              </w:rPr>
            </w:pPr>
            <w:r w:rsidRPr="00994865">
              <w:rPr>
                <w:lang w:val="en-US"/>
              </w:rPr>
              <w:lastRenderedPageBreak/>
              <w:t xml:space="preserve">    "id": </w:t>
            </w:r>
            <w:proofErr w:type="spellStart"/>
            <w:r>
              <w:rPr>
                <w:lang w:val="en-US"/>
              </w:rPr>
              <w:t>xxxx</w:t>
            </w:r>
            <w:proofErr w:type="spellEnd"/>
            <w:r w:rsidRPr="00994865">
              <w:rPr>
                <w:lang w:val="en-US"/>
              </w:rPr>
              <w:t>,</w:t>
            </w:r>
          </w:p>
          <w:p w14:paraId="0F034204" w14:textId="77777777" w:rsidR="007E1A19" w:rsidRPr="00994865" w:rsidRDefault="007E1A19" w:rsidP="007E1A19">
            <w:pPr>
              <w:ind w:left="360"/>
              <w:rPr>
                <w:lang w:val="en-US"/>
              </w:rPr>
            </w:pPr>
            <w:r w:rsidRPr="00994865">
              <w:rPr>
                <w:lang w:val="en-US"/>
              </w:rPr>
              <w:t xml:space="preserve">    "</w:t>
            </w:r>
            <w:proofErr w:type="spellStart"/>
            <w:r w:rsidRPr="00994865">
              <w:rPr>
                <w:lang w:val="en-US"/>
              </w:rPr>
              <w:t>firstName</w:t>
            </w:r>
            <w:proofErr w:type="spellEnd"/>
            <w:r w:rsidRPr="00994865">
              <w:rPr>
                <w:lang w:val="en-US"/>
              </w:rPr>
              <w:t>": "Marek",</w:t>
            </w:r>
          </w:p>
          <w:p w14:paraId="0B08565E" w14:textId="77777777" w:rsidR="007E1A19" w:rsidRPr="00994865" w:rsidRDefault="007E1A19" w:rsidP="007E1A19">
            <w:pPr>
              <w:ind w:left="360"/>
              <w:rPr>
                <w:lang w:val="en-US"/>
              </w:rPr>
            </w:pPr>
            <w:r w:rsidRPr="00994865">
              <w:rPr>
                <w:lang w:val="en-US"/>
              </w:rPr>
              <w:t xml:space="preserve">    "</w:t>
            </w:r>
            <w:proofErr w:type="spellStart"/>
            <w:r w:rsidRPr="00994865">
              <w:rPr>
                <w:lang w:val="en-US"/>
              </w:rPr>
              <w:t>lastName</w:t>
            </w:r>
            <w:proofErr w:type="spellEnd"/>
            <w:r w:rsidRPr="00994865">
              <w:rPr>
                <w:lang w:val="en-US"/>
              </w:rPr>
              <w:t>": "BENDA",</w:t>
            </w:r>
          </w:p>
          <w:p w14:paraId="59E60F7E" w14:textId="77777777" w:rsidR="007E1A19" w:rsidRPr="00994865" w:rsidRDefault="007E1A19" w:rsidP="007E1A19">
            <w:pPr>
              <w:ind w:left="360"/>
              <w:rPr>
                <w:lang w:val="en-US"/>
              </w:rPr>
            </w:pPr>
            <w:r w:rsidRPr="00994865">
              <w:rPr>
                <w:lang w:val="en-US"/>
              </w:rPr>
              <w:t xml:space="preserve">    "email": "marek.benda@seznam.cz",</w:t>
            </w:r>
          </w:p>
          <w:p w14:paraId="69ED2937" w14:textId="77777777" w:rsidR="007E1A19" w:rsidRPr="00994865" w:rsidRDefault="007E1A19" w:rsidP="007E1A19">
            <w:pPr>
              <w:ind w:left="360"/>
              <w:rPr>
                <w:lang w:val="en-US"/>
              </w:rPr>
            </w:pPr>
            <w:r w:rsidRPr="00994865">
              <w:rPr>
                <w:lang w:val="en-US"/>
              </w:rPr>
              <w:t xml:space="preserve">    "age": 22</w:t>
            </w:r>
          </w:p>
          <w:p w14:paraId="57DB1CE9" w14:textId="70CD4703" w:rsidR="007E1A19" w:rsidRPr="007E1A19" w:rsidRDefault="007E1A19" w:rsidP="007E1A19">
            <w:pPr>
              <w:ind w:left="360"/>
              <w:rPr>
                <w:lang w:val="en-US"/>
              </w:rPr>
            </w:pPr>
            <w:r w:rsidRPr="00994865">
              <w:rPr>
                <w:lang w:val="en-US"/>
              </w:rPr>
              <w:t>}</w:t>
            </w:r>
          </w:p>
        </w:tc>
      </w:tr>
    </w:tbl>
    <w:p w14:paraId="3852FEB5" w14:textId="77777777" w:rsidR="00AC774E" w:rsidRDefault="00AC774E" w:rsidP="0055230A">
      <w:pPr>
        <w:rPr>
          <w:lang w:val="en-US"/>
        </w:rPr>
      </w:pPr>
    </w:p>
    <w:p w14:paraId="4B1E9717" w14:textId="77777777" w:rsidR="007E1A19" w:rsidRDefault="007E1A19" w:rsidP="0055230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9"/>
      </w:tblGrid>
      <w:tr w:rsidR="007E1A19" w14:paraId="4B6C8AC8" w14:textId="77777777" w:rsidTr="00432F55">
        <w:tc>
          <w:tcPr>
            <w:tcW w:w="9019" w:type="dxa"/>
            <w:gridSpan w:val="2"/>
          </w:tcPr>
          <w:p w14:paraId="3C56078D" w14:textId="0765B992" w:rsidR="007E1A19" w:rsidRDefault="007E1A19" w:rsidP="00E7212F">
            <w:pPr>
              <w:pStyle w:val="Heading2"/>
              <w:rPr>
                <w:lang w:val="en-US"/>
              </w:rPr>
            </w:pPr>
            <w:bookmarkStart w:id="23" w:name="_Toc172283533"/>
            <w:r w:rsidRPr="00C40222">
              <w:rPr>
                <w:lang w:val="en-US"/>
              </w:rPr>
              <w:t>008 Abstract: Create new student when all input data are the same as data of already existed student</w:t>
            </w:r>
            <w:bookmarkEnd w:id="23"/>
          </w:p>
        </w:tc>
      </w:tr>
      <w:tr w:rsidR="007E1A19" w14:paraId="49733202" w14:textId="77777777" w:rsidTr="00432F55">
        <w:tc>
          <w:tcPr>
            <w:tcW w:w="1980" w:type="dxa"/>
          </w:tcPr>
          <w:p w14:paraId="1E14FD57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Data Preparation:</w:t>
            </w:r>
          </w:p>
          <w:p w14:paraId="2647AE8D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562D3046" w14:textId="77777777" w:rsidR="007E1A19" w:rsidRDefault="007E1A19" w:rsidP="007E1A19">
            <w:pPr>
              <w:rPr>
                <w:lang w:val="en-US"/>
              </w:rPr>
            </w:pPr>
            <w:r w:rsidRPr="00E27D11">
              <w:rPr>
                <w:noProof/>
                <w:lang w:val="en-US"/>
              </w:rPr>
              <w:drawing>
                <wp:inline distT="0" distB="0" distL="0" distR="0" wp14:anchorId="42AAEE1B" wp14:editId="327D513C">
                  <wp:extent cx="3645087" cy="920797"/>
                  <wp:effectExtent l="0" t="0" r="0" b="0"/>
                  <wp:docPr id="124413595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666651" name="Picture 1" descr="A screenshot of a computer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087" cy="92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1DD13" w14:textId="77777777" w:rsidR="007E1A19" w:rsidRDefault="007E1A19" w:rsidP="007E1A19">
            <w:pPr>
              <w:rPr>
                <w:lang w:val="en-US"/>
              </w:rPr>
            </w:pPr>
            <w:r w:rsidRPr="00DF658E">
              <w:rPr>
                <w:lang w:val="en-US"/>
              </w:rPr>
              <w:t>POST</w:t>
            </w:r>
            <w:r>
              <w:rPr>
                <w:lang w:val="en-US"/>
              </w:rPr>
              <w:t xml:space="preserve"> – create new student Marek Benda, </w:t>
            </w:r>
            <w:hyperlink r:id="rId17" w:history="1">
              <w:r w:rsidRPr="00841B5B">
                <w:rPr>
                  <w:rStyle w:val="Hyperlink"/>
                  <w:lang w:val="en-US"/>
                </w:rPr>
                <w:t>marek.benda@seznam.cz</w:t>
              </w:r>
            </w:hyperlink>
            <w:r>
              <w:rPr>
                <w:lang w:val="en-US"/>
              </w:rPr>
              <w:t xml:space="preserve">, 22 </w:t>
            </w:r>
            <w:proofErr w:type="gramStart"/>
            <w:r>
              <w:rPr>
                <w:lang w:val="en-US"/>
              </w:rPr>
              <w:t>let</w:t>
            </w:r>
            <w:proofErr w:type="gramEnd"/>
          </w:p>
          <w:p w14:paraId="270016B0" w14:textId="77777777" w:rsidR="007E1A19" w:rsidRDefault="007E1A19" w:rsidP="00432F55">
            <w:pPr>
              <w:rPr>
                <w:b/>
                <w:bCs/>
                <w:lang w:val="en-US"/>
              </w:rPr>
            </w:pPr>
          </w:p>
        </w:tc>
      </w:tr>
      <w:tr w:rsidR="007E1A19" w14:paraId="78D521BF" w14:textId="77777777" w:rsidTr="00432F55">
        <w:tc>
          <w:tcPr>
            <w:tcW w:w="1980" w:type="dxa"/>
          </w:tcPr>
          <w:p w14:paraId="635248EC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Steps:</w:t>
            </w:r>
          </w:p>
          <w:p w14:paraId="66C46989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6E089EA5" w14:textId="77777777" w:rsidR="007E1A19" w:rsidRDefault="007E1A19" w:rsidP="007E1A19">
            <w:pPr>
              <w:pStyle w:val="ListParagraph"/>
              <w:numPr>
                <w:ilvl w:val="0"/>
                <w:numId w:val="35"/>
              </w:numPr>
              <w:rPr>
                <w:lang w:val="en-US"/>
              </w:rPr>
            </w:pPr>
            <w:r>
              <w:rPr>
                <w:lang w:val="en-US"/>
              </w:rPr>
              <w:t xml:space="preserve">POST </w:t>
            </w:r>
            <w:hyperlink r:id="rId18" w:history="1">
              <w:r w:rsidRPr="00841B5B">
                <w:rPr>
                  <w:rStyle w:val="Hyperlink"/>
                  <w:lang w:val="en-US"/>
                </w:rPr>
                <w:t>http://108.143.193.45:8080/api/v1/students/</w:t>
              </w:r>
            </w:hyperlink>
          </w:p>
          <w:p w14:paraId="5BBB2011" w14:textId="77777777" w:rsidR="007E1A19" w:rsidRDefault="007E1A19" w:rsidP="007E1A19">
            <w:pPr>
              <w:pStyle w:val="ListParagraph"/>
              <w:numPr>
                <w:ilvl w:val="0"/>
                <w:numId w:val="35"/>
              </w:numPr>
              <w:rPr>
                <w:lang w:val="en-US"/>
              </w:rPr>
            </w:pPr>
            <w:r>
              <w:rPr>
                <w:lang w:val="en-US"/>
              </w:rPr>
              <w:t>Body + raw + JSON</w:t>
            </w:r>
          </w:p>
          <w:p w14:paraId="34CA1D65" w14:textId="77777777" w:rsidR="007E1A19" w:rsidRPr="00753545" w:rsidRDefault="007E1A19" w:rsidP="007E1A19">
            <w:pPr>
              <w:ind w:left="360"/>
              <w:jc w:val="both"/>
              <w:rPr>
                <w:lang w:val="en-US"/>
              </w:rPr>
            </w:pPr>
            <w:r w:rsidRPr="00753545">
              <w:rPr>
                <w:lang w:val="en-US"/>
              </w:rPr>
              <w:t>{</w:t>
            </w:r>
          </w:p>
          <w:p w14:paraId="48D670C6" w14:textId="77777777" w:rsidR="007E1A19" w:rsidRPr="00C40222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</w:t>
            </w:r>
            <w:proofErr w:type="spellStart"/>
            <w:r w:rsidRPr="00C40222">
              <w:rPr>
                <w:lang w:val="en-US"/>
              </w:rPr>
              <w:t>firstName</w:t>
            </w:r>
            <w:proofErr w:type="spellEnd"/>
            <w:r w:rsidRPr="00C40222">
              <w:rPr>
                <w:lang w:val="en-US"/>
              </w:rPr>
              <w:t>":  "</w:t>
            </w:r>
            <w:r>
              <w:rPr>
                <w:lang w:val="en-US"/>
              </w:rPr>
              <w:t>Marek</w:t>
            </w:r>
            <w:r w:rsidRPr="00C40222">
              <w:rPr>
                <w:lang w:val="en-US"/>
              </w:rPr>
              <w:t>",</w:t>
            </w:r>
          </w:p>
          <w:p w14:paraId="65B147E6" w14:textId="77777777" w:rsidR="007E1A19" w:rsidRPr="00C40222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</w:t>
            </w:r>
            <w:proofErr w:type="spellStart"/>
            <w:r w:rsidRPr="00C40222">
              <w:rPr>
                <w:lang w:val="en-US"/>
              </w:rPr>
              <w:t>lastName</w:t>
            </w:r>
            <w:proofErr w:type="spellEnd"/>
            <w:r w:rsidRPr="00C40222">
              <w:rPr>
                <w:lang w:val="en-US"/>
              </w:rPr>
              <w:t>": "</w:t>
            </w:r>
            <w:r>
              <w:rPr>
                <w:lang w:val="en-US"/>
              </w:rPr>
              <w:t>Benda</w:t>
            </w:r>
            <w:r w:rsidRPr="00C40222">
              <w:rPr>
                <w:lang w:val="en-US"/>
              </w:rPr>
              <w:t>",</w:t>
            </w:r>
          </w:p>
          <w:p w14:paraId="5D2038F1" w14:textId="77777777" w:rsidR="007E1A19" w:rsidRPr="00C40222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"email":  "</w:t>
            </w:r>
            <w:hyperlink r:id="rId19" w:history="1">
              <w:r w:rsidRPr="00841B5B">
                <w:rPr>
                  <w:rStyle w:val="Hyperlink"/>
                  <w:lang w:val="en-US"/>
                </w:rPr>
                <w:t>marek.benda@seznam.cz</w:t>
              </w:r>
            </w:hyperlink>
            <w:r w:rsidRPr="00C40222">
              <w:rPr>
                <w:lang w:val="en-US"/>
              </w:rPr>
              <w:t>",</w:t>
            </w:r>
          </w:p>
          <w:p w14:paraId="38354F17" w14:textId="77777777" w:rsidR="007E1A19" w:rsidRPr="00C40222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"age":  "</w:t>
            </w:r>
            <w:r>
              <w:rPr>
                <w:lang w:val="en-US"/>
              </w:rPr>
              <w:t>22</w:t>
            </w:r>
            <w:r w:rsidRPr="00C40222">
              <w:rPr>
                <w:lang w:val="en-US"/>
              </w:rPr>
              <w:t>"</w:t>
            </w:r>
          </w:p>
          <w:p w14:paraId="1811AAE0" w14:textId="49CF0ED4" w:rsidR="007E1A19" w:rsidRPr="007E1A19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}</w:t>
            </w:r>
          </w:p>
        </w:tc>
      </w:tr>
      <w:tr w:rsidR="007E1A19" w14:paraId="6E150C08" w14:textId="77777777" w:rsidTr="00432F55">
        <w:tc>
          <w:tcPr>
            <w:tcW w:w="1980" w:type="dxa"/>
          </w:tcPr>
          <w:p w14:paraId="237C9C71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Expected result:</w:t>
            </w:r>
          </w:p>
          <w:p w14:paraId="7E8A5EDB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7F765898" w14:textId="77777777" w:rsidR="007E1A19" w:rsidRPr="00C40222" w:rsidRDefault="007E1A19" w:rsidP="007E1A1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 xml:space="preserve">Status code </w:t>
            </w:r>
            <w:r>
              <w:rPr>
                <w:lang w:val="en-US"/>
              </w:rPr>
              <w:t>400 Bad request</w:t>
            </w:r>
          </w:p>
          <w:p w14:paraId="7A31B048" w14:textId="77777777" w:rsidR="007E1A19" w:rsidRPr="00C40222" w:rsidRDefault="007E1A19" w:rsidP="007E1A1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Response</w:t>
            </w:r>
          </w:p>
          <w:p w14:paraId="5F44BE1A" w14:textId="77777777" w:rsidR="007E1A19" w:rsidRDefault="007E1A19" w:rsidP="007E1A19">
            <w:pPr>
              <w:ind w:left="360"/>
              <w:rPr>
                <w:lang w:val="en-US"/>
              </w:rPr>
            </w:pPr>
            <w:r>
              <w:rPr>
                <w:lang w:val="en-US"/>
              </w:rPr>
              <w:t>Message: The student already exists in the database.</w:t>
            </w:r>
          </w:p>
          <w:p w14:paraId="1D660686" w14:textId="77777777" w:rsidR="007E1A19" w:rsidRDefault="007E1A19" w:rsidP="00432F55">
            <w:pPr>
              <w:ind w:left="360"/>
              <w:jc w:val="both"/>
              <w:rPr>
                <w:b/>
                <w:bCs/>
                <w:lang w:val="en-US"/>
              </w:rPr>
            </w:pPr>
          </w:p>
        </w:tc>
      </w:tr>
    </w:tbl>
    <w:p w14:paraId="56A2BDBE" w14:textId="77777777" w:rsidR="007E1A19" w:rsidRPr="00C40222" w:rsidRDefault="007E1A19" w:rsidP="0055230A">
      <w:pPr>
        <w:rPr>
          <w:lang w:val="en-US"/>
        </w:rPr>
      </w:pPr>
    </w:p>
    <w:p w14:paraId="6717F4E8" w14:textId="77777777" w:rsidR="0042456E" w:rsidRDefault="0042456E" w:rsidP="00631418">
      <w:pPr>
        <w:pStyle w:val="ListParagraph"/>
        <w:rPr>
          <w:lang w:val="en-US"/>
        </w:rPr>
      </w:pPr>
    </w:p>
    <w:p w14:paraId="3AC1658E" w14:textId="77777777" w:rsidR="0042456E" w:rsidRPr="00631418" w:rsidRDefault="0042456E" w:rsidP="00631418">
      <w:pPr>
        <w:pStyle w:val="ListParagraph"/>
        <w:rPr>
          <w:lang w:val="en-US"/>
        </w:rPr>
      </w:pPr>
    </w:p>
    <w:p w14:paraId="0F456919" w14:textId="77777777" w:rsidR="00E27D11" w:rsidRDefault="00E27D11" w:rsidP="00E27D11">
      <w:pPr>
        <w:ind w:left="360"/>
        <w:rPr>
          <w:lang w:val="en-US"/>
        </w:rPr>
      </w:pPr>
    </w:p>
    <w:p w14:paraId="295A4325" w14:textId="77777777" w:rsidR="005C1FA5" w:rsidRPr="00C40222" w:rsidRDefault="005C1FA5" w:rsidP="00E27D11">
      <w:pPr>
        <w:ind w:left="36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9"/>
      </w:tblGrid>
      <w:tr w:rsidR="007E1A19" w14:paraId="1F666DA2" w14:textId="77777777" w:rsidTr="00432F55">
        <w:tc>
          <w:tcPr>
            <w:tcW w:w="9019" w:type="dxa"/>
            <w:gridSpan w:val="2"/>
          </w:tcPr>
          <w:p w14:paraId="40C85983" w14:textId="77777777" w:rsidR="007E1A19" w:rsidRDefault="007E1A19" w:rsidP="00E7212F">
            <w:pPr>
              <w:pStyle w:val="Heading2"/>
              <w:rPr>
                <w:lang w:val="en-US"/>
              </w:rPr>
            </w:pPr>
            <w:bookmarkStart w:id="24" w:name="_Toc172283534"/>
            <w:r w:rsidRPr="00C40222">
              <w:rPr>
                <w:lang w:val="en-US"/>
              </w:rPr>
              <w:t xml:space="preserve">009 </w:t>
            </w:r>
            <w:proofErr w:type="spellStart"/>
            <w:r w:rsidRPr="00C40222">
              <w:rPr>
                <w:lang w:val="en-US"/>
              </w:rPr>
              <w:t>Abtract</w:t>
            </w:r>
            <w:proofErr w:type="spellEnd"/>
            <w:r w:rsidRPr="00C40222">
              <w:rPr>
                <w:lang w:val="en-US"/>
              </w:rPr>
              <w:t xml:space="preserve">: Add a new student with some missing </w:t>
            </w:r>
            <w:proofErr w:type="gramStart"/>
            <w:r w:rsidRPr="00C40222">
              <w:rPr>
                <w:lang w:val="en-US"/>
              </w:rPr>
              <w:t>data</w:t>
            </w:r>
            <w:bookmarkEnd w:id="24"/>
            <w:proofErr w:type="gramEnd"/>
          </w:p>
          <w:p w14:paraId="3D988656" w14:textId="77777777" w:rsidR="007E1A19" w:rsidRDefault="007E1A19" w:rsidP="00432F55">
            <w:pPr>
              <w:rPr>
                <w:b/>
                <w:bCs/>
                <w:lang w:val="en-US"/>
              </w:rPr>
            </w:pPr>
          </w:p>
        </w:tc>
      </w:tr>
      <w:tr w:rsidR="007E1A19" w14:paraId="3E83C863" w14:textId="77777777" w:rsidTr="00432F55">
        <w:tc>
          <w:tcPr>
            <w:tcW w:w="1980" w:type="dxa"/>
          </w:tcPr>
          <w:p w14:paraId="378891E8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Data Preparation:</w:t>
            </w:r>
          </w:p>
          <w:p w14:paraId="0D5231A6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3EF890FD" w14:textId="77777777" w:rsidR="007E1A19" w:rsidRDefault="007E1A19" w:rsidP="007E1A19">
            <w:pPr>
              <w:rPr>
                <w:lang w:val="en-US"/>
              </w:rPr>
            </w:pPr>
            <w:r w:rsidRPr="00DF658E">
              <w:rPr>
                <w:lang w:val="en-US"/>
              </w:rPr>
              <w:t>POST</w:t>
            </w:r>
            <w:r>
              <w:rPr>
                <w:lang w:val="en-US"/>
              </w:rPr>
              <w:t xml:space="preserve"> – create new student: </w:t>
            </w:r>
            <w:proofErr w:type="spellStart"/>
            <w:r>
              <w:rPr>
                <w:lang w:val="en-US"/>
              </w:rPr>
              <w:t>firstName</w:t>
            </w:r>
            <w:proofErr w:type="spellEnd"/>
            <w:r>
              <w:rPr>
                <w:lang w:val="en-US"/>
              </w:rPr>
              <w:t xml:space="preserve"> missing, </w:t>
            </w:r>
            <w:proofErr w:type="spellStart"/>
            <w:r>
              <w:rPr>
                <w:lang w:val="en-US"/>
              </w:rPr>
              <w:t>lastName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Vopice</w:t>
            </w:r>
            <w:proofErr w:type="spellEnd"/>
            <w:r>
              <w:rPr>
                <w:lang w:val="en-US"/>
              </w:rPr>
              <w:t xml:space="preserve">, email missing, 78 </w:t>
            </w:r>
            <w:proofErr w:type="gramStart"/>
            <w:r>
              <w:rPr>
                <w:lang w:val="en-US"/>
              </w:rPr>
              <w:t>let</w:t>
            </w:r>
            <w:proofErr w:type="gramEnd"/>
          </w:p>
          <w:p w14:paraId="60DF1971" w14:textId="77777777" w:rsidR="007E1A19" w:rsidRDefault="007E1A19" w:rsidP="007E1A19">
            <w:pPr>
              <w:rPr>
                <w:lang w:val="en-US"/>
              </w:rPr>
            </w:pPr>
            <w:r>
              <w:rPr>
                <w:lang w:val="en-US"/>
              </w:rPr>
              <w:t xml:space="preserve">Conditions: </w:t>
            </w:r>
          </w:p>
          <w:p w14:paraId="69DFF497" w14:textId="77777777" w:rsidR="007E1A19" w:rsidRDefault="007E1A19" w:rsidP="007E1A19">
            <w:pPr>
              <w:pStyle w:val="ListParagraph"/>
              <w:numPr>
                <w:ilvl w:val="0"/>
                <w:numId w:val="34"/>
              </w:numPr>
              <w:rPr>
                <w:lang w:val="en-US"/>
              </w:rPr>
            </w:pPr>
            <w:r w:rsidRPr="00E7704D">
              <w:rPr>
                <w:lang w:val="en-US"/>
              </w:rPr>
              <w:t xml:space="preserve">all data are </w:t>
            </w:r>
            <w:proofErr w:type="spellStart"/>
            <w:r w:rsidRPr="00E7704D">
              <w:rPr>
                <w:lang w:val="en-US"/>
              </w:rPr>
              <w:t>manatory</w:t>
            </w:r>
            <w:proofErr w:type="spellEnd"/>
            <w:r w:rsidRPr="00E7704D">
              <w:rPr>
                <w:lang w:val="en-US"/>
              </w:rPr>
              <w:t xml:space="preserve"> (</w:t>
            </w:r>
            <w:proofErr w:type="spellStart"/>
            <w:r w:rsidRPr="00E7704D">
              <w:rPr>
                <w:lang w:val="en-US"/>
              </w:rPr>
              <w:t>firstName</w:t>
            </w:r>
            <w:proofErr w:type="spellEnd"/>
            <w:r w:rsidRPr="00E7704D">
              <w:rPr>
                <w:lang w:val="en-US"/>
              </w:rPr>
              <w:t xml:space="preserve">, </w:t>
            </w:r>
            <w:proofErr w:type="spellStart"/>
            <w:r w:rsidRPr="00E7704D">
              <w:rPr>
                <w:lang w:val="en-US"/>
              </w:rPr>
              <w:t>lastName</w:t>
            </w:r>
            <w:proofErr w:type="spellEnd"/>
            <w:r w:rsidRPr="00E7704D">
              <w:rPr>
                <w:lang w:val="en-US"/>
              </w:rPr>
              <w:t>, email, age)</w:t>
            </w:r>
          </w:p>
          <w:p w14:paraId="4FB73E50" w14:textId="77777777" w:rsidR="007E1A19" w:rsidRDefault="007E1A19" w:rsidP="007E1A19">
            <w:pPr>
              <w:pStyle w:val="ListParagraph"/>
              <w:numPr>
                <w:ilvl w:val="0"/>
                <w:numId w:val="34"/>
              </w:numPr>
              <w:rPr>
                <w:lang w:val="en-US"/>
              </w:rPr>
            </w:pPr>
            <w:r>
              <w:rPr>
                <w:lang w:val="en-US"/>
              </w:rPr>
              <w:t xml:space="preserve">all data are saved as </w:t>
            </w:r>
            <w:proofErr w:type="gramStart"/>
            <w:r>
              <w:rPr>
                <w:lang w:val="en-US"/>
              </w:rPr>
              <w:t>lowercase</w:t>
            </w:r>
            <w:proofErr w:type="gramEnd"/>
          </w:p>
          <w:p w14:paraId="43DE6DC3" w14:textId="77777777" w:rsidR="007E1A19" w:rsidRDefault="007E1A19" w:rsidP="007E1A19">
            <w:pPr>
              <w:pStyle w:val="ListParagraph"/>
              <w:numPr>
                <w:ilvl w:val="0"/>
                <w:numId w:val="34"/>
              </w:numPr>
              <w:rPr>
                <w:lang w:val="en-US"/>
              </w:rPr>
            </w:pPr>
            <w:r>
              <w:rPr>
                <w:lang w:val="en-US"/>
              </w:rPr>
              <w:t>possible age 1 – 150</w:t>
            </w:r>
          </w:p>
          <w:p w14:paraId="254761E8" w14:textId="77777777" w:rsidR="007E1A19" w:rsidRDefault="007E1A19" w:rsidP="00432F55">
            <w:pPr>
              <w:rPr>
                <w:b/>
                <w:bCs/>
                <w:lang w:val="en-US"/>
              </w:rPr>
            </w:pPr>
          </w:p>
        </w:tc>
      </w:tr>
      <w:tr w:rsidR="007E1A19" w14:paraId="197159C3" w14:textId="77777777" w:rsidTr="00432F55">
        <w:tc>
          <w:tcPr>
            <w:tcW w:w="1980" w:type="dxa"/>
          </w:tcPr>
          <w:p w14:paraId="60AB6643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Steps:</w:t>
            </w:r>
          </w:p>
          <w:p w14:paraId="2A7F128D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2A646F41" w14:textId="77777777" w:rsidR="007E1A19" w:rsidRPr="00CC5250" w:rsidRDefault="007E1A19" w:rsidP="007E1A19">
            <w:pPr>
              <w:rPr>
                <w:b/>
                <w:bCs/>
                <w:lang w:val="en-US"/>
              </w:rPr>
            </w:pPr>
            <w:r w:rsidRPr="00CC5250">
              <w:rPr>
                <w:b/>
                <w:bCs/>
                <w:lang w:val="en-US"/>
              </w:rPr>
              <w:t>A)</w:t>
            </w:r>
          </w:p>
          <w:p w14:paraId="6A0CCE80" w14:textId="77777777" w:rsidR="007E1A19" w:rsidRDefault="007E1A19" w:rsidP="007E1A19">
            <w:pPr>
              <w:rPr>
                <w:lang w:val="en-US"/>
              </w:rPr>
            </w:pPr>
            <w:r>
              <w:rPr>
                <w:lang w:val="en-US"/>
              </w:rPr>
              <w:t>Steps:</w:t>
            </w:r>
          </w:p>
          <w:p w14:paraId="085B060E" w14:textId="77777777" w:rsidR="007E1A19" w:rsidRDefault="007E1A19" w:rsidP="007E1A19">
            <w:pPr>
              <w:pStyle w:val="ListParagraph"/>
              <w:numPr>
                <w:ilvl w:val="0"/>
                <w:numId w:val="39"/>
              </w:numPr>
              <w:rPr>
                <w:lang w:val="en-US"/>
              </w:rPr>
            </w:pPr>
            <w:r>
              <w:rPr>
                <w:lang w:val="en-US"/>
              </w:rPr>
              <w:t xml:space="preserve">POST </w:t>
            </w:r>
            <w:hyperlink r:id="rId20" w:history="1">
              <w:r w:rsidRPr="00F7471E">
                <w:rPr>
                  <w:rStyle w:val="Hyperlink"/>
                  <w:lang w:val="en-US"/>
                </w:rPr>
                <w:t>http://108.143.193.45:8080/api/v1/students/</w:t>
              </w:r>
            </w:hyperlink>
          </w:p>
          <w:p w14:paraId="2703FCBD" w14:textId="77777777" w:rsidR="007E1A19" w:rsidRDefault="007E1A19" w:rsidP="007E1A19">
            <w:pPr>
              <w:pStyle w:val="ListParagraph"/>
              <w:numPr>
                <w:ilvl w:val="0"/>
                <w:numId w:val="39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Body + raw + JSON</w:t>
            </w:r>
          </w:p>
          <w:p w14:paraId="5F03943B" w14:textId="77777777" w:rsidR="007E1A19" w:rsidRPr="00753545" w:rsidRDefault="007E1A19" w:rsidP="007E1A19">
            <w:pPr>
              <w:ind w:left="360"/>
              <w:jc w:val="both"/>
              <w:rPr>
                <w:lang w:val="en-US"/>
              </w:rPr>
            </w:pPr>
            <w:r w:rsidRPr="00753545">
              <w:rPr>
                <w:lang w:val="en-US"/>
              </w:rPr>
              <w:t>{</w:t>
            </w:r>
          </w:p>
          <w:p w14:paraId="275A96C4" w14:textId="77777777" w:rsidR="007E1A19" w:rsidRPr="00C40222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</w:t>
            </w:r>
            <w:proofErr w:type="spellStart"/>
            <w:r w:rsidRPr="00C40222">
              <w:rPr>
                <w:lang w:val="en-US"/>
              </w:rPr>
              <w:t>lastName</w:t>
            </w:r>
            <w:proofErr w:type="spellEnd"/>
            <w:r w:rsidRPr="00C40222">
              <w:rPr>
                <w:lang w:val="en-US"/>
              </w:rPr>
              <w:t>": "</w:t>
            </w:r>
            <w:proofErr w:type="spellStart"/>
            <w:r>
              <w:rPr>
                <w:lang w:val="en-US"/>
              </w:rPr>
              <w:t>Vopice</w:t>
            </w:r>
            <w:proofErr w:type="spellEnd"/>
            <w:r w:rsidRPr="00C40222">
              <w:rPr>
                <w:lang w:val="en-US"/>
              </w:rPr>
              <w:t>",</w:t>
            </w:r>
          </w:p>
          <w:p w14:paraId="5956B64B" w14:textId="77777777" w:rsidR="007E1A19" w:rsidRPr="00C40222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"age":  "</w:t>
            </w:r>
            <w:r>
              <w:rPr>
                <w:lang w:val="en-US"/>
              </w:rPr>
              <w:t>78</w:t>
            </w:r>
            <w:r w:rsidRPr="00C40222">
              <w:rPr>
                <w:lang w:val="en-US"/>
              </w:rPr>
              <w:t>"</w:t>
            </w:r>
          </w:p>
          <w:p w14:paraId="6E9C33F5" w14:textId="77777777" w:rsidR="007E1A19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}</w:t>
            </w:r>
          </w:p>
          <w:p w14:paraId="7982409A" w14:textId="77777777" w:rsidR="007E1A19" w:rsidRDefault="007E1A19" w:rsidP="007E1A19">
            <w:pPr>
              <w:ind w:left="360"/>
              <w:rPr>
                <w:lang w:val="en-US"/>
              </w:rPr>
            </w:pPr>
          </w:p>
          <w:p w14:paraId="5459FCA6" w14:textId="77777777" w:rsidR="007E1A19" w:rsidRDefault="007E1A19" w:rsidP="007E1A19">
            <w:pPr>
              <w:rPr>
                <w:lang w:val="en-US"/>
              </w:rPr>
            </w:pPr>
          </w:p>
          <w:p w14:paraId="1B3E4AA4" w14:textId="77777777" w:rsidR="007E1A19" w:rsidRPr="00CC5250" w:rsidRDefault="007E1A19" w:rsidP="007E1A19">
            <w:pPr>
              <w:rPr>
                <w:b/>
                <w:bCs/>
                <w:lang w:val="en-US"/>
              </w:rPr>
            </w:pPr>
            <w:r w:rsidRPr="00CC5250">
              <w:rPr>
                <w:b/>
                <w:bCs/>
                <w:lang w:val="en-US"/>
              </w:rPr>
              <w:t>B)</w:t>
            </w:r>
          </w:p>
          <w:p w14:paraId="3FC2435B" w14:textId="77777777" w:rsidR="007E1A19" w:rsidRDefault="007E1A19" w:rsidP="007E1A19">
            <w:pPr>
              <w:rPr>
                <w:lang w:val="en-US"/>
              </w:rPr>
            </w:pPr>
            <w:r>
              <w:rPr>
                <w:lang w:val="en-US"/>
              </w:rPr>
              <w:t>Steps:</w:t>
            </w:r>
          </w:p>
          <w:p w14:paraId="1A9EC25E" w14:textId="77777777" w:rsidR="007E1A19" w:rsidRDefault="007E1A19" w:rsidP="007E1A19">
            <w:pPr>
              <w:pStyle w:val="ListParagraph"/>
              <w:numPr>
                <w:ilvl w:val="0"/>
                <w:numId w:val="46"/>
              </w:numPr>
              <w:rPr>
                <w:lang w:val="en-US"/>
              </w:rPr>
            </w:pPr>
            <w:r>
              <w:rPr>
                <w:lang w:val="en-US"/>
              </w:rPr>
              <w:t xml:space="preserve">POST </w:t>
            </w:r>
            <w:hyperlink r:id="rId21" w:history="1">
              <w:r w:rsidRPr="00F7471E">
                <w:rPr>
                  <w:rStyle w:val="Hyperlink"/>
                  <w:lang w:val="en-US"/>
                </w:rPr>
                <w:t>http://108.143.193.45:8080/api/v1/students/</w:t>
              </w:r>
            </w:hyperlink>
          </w:p>
          <w:p w14:paraId="57934E7D" w14:textId="77777777" w:rsidR="007E1A19" w:rsidRDefault="007E1A19" w:rsidP="007E1A19">
            <w:pPr>
              <w:pStyle w:val="ListParagraph"/>
              <w:numPr>
                <w:ilvl w:val="0"/>
                <w:numId w:val="46"/>
              </w:numPr>
              <w:rPr>
                <w:lang w:val="en-US"/>
              </w:rPr>
            </w:pPr>
            <w:r>
              <w:rPr>
                <w:lang w:val="en-US"/>
              </w:rPr>
              <w:t>Body + raw + JSON</w:t>
            </w:r>
          </w:p>
          <w:p w14:paraId="4936F00B" w14:textId="77777777" w:rsidR="007E1A19" w:rsidRPr="00CC5250" w:rsidRDefault="007E1A19" w:rsidP="007E1A19">
            <w:pPr>
              <w:ind w:left="360"/>
              <w:rPr>
                <w:lang w:val="en-US"/>
              </w:rPr>
            </w:pPr>
            <w:r w:rsidRPr="00CC5250">
              <w:rPr>
                <w:lang w:val="en-US"/>
              </w:rPr>
              <w:t>{</w:t>
            </w:r>
          </w:p>
          <w:p w14:paraId="5BA3BFA5" w14:textId="77777777" w:rsidR="007E1A19" w:rsidRPr="00CC5250" w:rsidRDefault="007E1A19" w:rsidP="007E1A19">
            <w:pPr>
              <w:ind w:left="360"/>
              <w:rPr>
                <w:lang w:val="en-US"/>
              </w:rPr>
            </w:pPr>
            <w:r w:rsidRPr="00CC5250">
              <w:rPr>
                <w:lang w:val="en-US"/>
              </w:rPr>
              <w:t>"</w:t>
            </w:r>
            <w:proofErr w:type="spellStart"/>
            <w:r w:rsidRPr="00CC5250">
              <w:rPr>
                <w:lang w:val="en-US"/>
              </w:rPr>
              <w:t>firstName</w:t>
            </w:r>
            <w:proofErr w:type="spellEnd"/>
            <w:r w:rsidRPr="00CC5250">
              <w:rPr>
                <w:lang w:val="en-US"/>
              </w:rPr>
              <w:t>": "",</w:t>
            </w:r>
          </w:p>
          <w:p w14:paraId="33FBFB21" w14:textId="77777777" w:rsidR="007E1A19" w:rsidRPr="00CC5250" w:rsidRDefault="007E1A19" w:rsidP="007E1A19">
            <w:pPr>
              <w:ind w:left="360"/>
              <w:rPr>
                <w:lang w:val="en-US"/>
              </w:rPr>
            </w:pPr>
            <w:r w:rsidRPr="00CC5250">
              <w:rPr>
                <w:lang w:val="en-US"/>
              </w:rPr>
              <w:t>"</w:t>
            </w:r>
            <w:proofErr w:type="spellStart"/>
            <w:r w:rsidRPr="00CC5250">
              <w:rPr>
                <w:lang w:val="en-US"/>
              </w:rPr>
              <w:t>lastName</w:t>
            </w:r>
            <w:proofErr w:type="spellEnd"/>
            <w:r w:rsidRPr="00CC5250">
              <w:rPr>
                <w:lang w:val="en-US"/>
              </w:rPr>
              <w:t>": "</w:t>
            </w:r>
            <w:proofErr w:type="spellStart"/>
            <w:r w:rsidRPr="00CC5250">
              <w:rPr>
                <w:lang w:val="en-US"/>
              </w:rPr>
              <w:t>Vopice</w:t>
            </w:r>
            <w:proofErr w:type="spellEnd"/>
            <w:r w:rsidRPr="00CC5250">
              <w:rPr>
                <w:lang w:val="en-US"/>
              </w:rPr>
              <w:t>",</w:t>
            </w:r>
          </w:p>
          <w:p w14:paraId="64DDE0D3" w14:textId="77777777" w:rsidR="007E1A19" w:rsidRPr="00CC5250" w:rsidRDefault="007E1A19" w:rsidP="007E1A19">
            <w:pPr>
              <w:ind w:left="360"/>
              <w:rPr>
                <w:lang w:val="en-US"/>
              </w:rPr>
            </w:pPr>
            <w:r w:rsidRPr="00CC5250">
              <w:rPr>
                <w:lang w:val="en-US"/>
              </w:rPr>
              <w:t>"email":  "",</w:t>
            </w:r>
          </w:p>
          <w:p w14:paraId="2F06F591" w14:textId="77777777" w:rsidR="007E1A19" w:rsidRPr="00CC5250" w:rsidRDefault="007E1A19" w:rsidP="007E1A19">
            <w:pPr>
              <w:ind w:left="360"/>
              <w:rPr>
                <w:lang w:val="en-US"/>
              </w:rPr>
            </w:pPr>
            <w:r w:rsidRPr="00CC5250">
              <w:rPr>
                <w:lang w:val="en-US"/>
              </w:rPr>
              <w:t>"age":  "78"</w:t>
            </w:r>
          </w:p>
          <w:p w14:paraId="39077945" w14:textId="77777777" w:rsidR="007E1A19" w:rsidRDefault="007E1A19" w:rsidP="007E1A19">
            <w:pPr>
              <w:ind w:left="360"/>
              <w:rPr>
                <w:lang w:val="en-US"/>
              </w:rPr>
            </w:pPr>
            <w:r w:rsidRPr="00CC5250">
              <w:rPr>
                <w:lang w:val="en-US"/>
              </w:rPr>
              <w:t>}</w:t>
            </w:r>
          </w:p>
          <w:p w14:paraId="6EC40B61" w14:textId="77777777" w:rsidR="007E1A19" w:rsidRDefault="007E1A19" w:rsidP="007E1A19">
            <w:pPr>
              <w:ind w:left="360"/>
              <w:rPr>
                <w:lang w:val="en-US"/>
              </w:rPr>
            </w:pPr>
          </w:p>
          <w:p w14:paraId="67F76883" w14:textId="77777777" w:rsidR="007E1A19" w:rsidRDefault="007E1A19" w:rsidP="00432F55">
            <w:pPr>
              <w:rPr>
                <w:b/>
                <w:bCs/>
                <w:lang w:val="en-US"/>
              </w:rPr>
            </w:pPr>
          </w:p>
        </w:tc>
      </w:tr>
      <w:tr w:rsidR="007E1A19" w14:paraId="23E85177" w14:textId="77777777" w:rsidTr="00432F55">
        <w:tc>
          <w:tcPr>
            <w:tcW w:w="1980" w:type="dxa"/>
          </w:tcPr>
          <w:p w14:paraId="2C8D3E18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lastRenderedPageBreak/>
              <w:t>Expected result:</w:t>
            </w:r>
          </w:p>
          <w:p w14:paraId="4193F7A9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4C50516D" w14:textId="77777777" w:rsidR="007E1A19" w:rsidRDefault="007E1A19" w:rsidP="007E1A19">
            <w:pPr>
              <w:rPr>
                <w:lang w:val="en-US"/>
              </w:rPr>
            </w:pPr>
            <w:r>
              <w:rPr>
                <w:lang w:val="en-US"/>
              </w:rPr>
              <w:t>Response:</w:t>
            </w:r>
          </w:p>
          <w:p w14:paraId="4050A86D" w14:textId="77777777" w:rsidR="007E1A19" w:rsidRPr="007A12ED" w:rsidRDefault="007E1A19" w:rsidP="007E1A19">
            <w:pPr>
              <w:pStyle w:val="ListParagraph"/>
              <w:numPr>
                <w:ilvl w:val="0"/>
                <w:numId w:val="38"/>
              </w:numPr>
              <w:rPr>
                <w:lang w:val="en-US"/>
              </w:rPr>
            </w:pPr>
            <w:r>
              <w:rPr>
                <w:lang w:val="en-US"/>
              </w:rPr>
              <w:t>Status 400 Bad Request</w:t>
            </w:r>
          </w:p>
          <w:p w14:paraId="6490D92C" w14:textId="77777777" w:rsidR="007E1A19" w:rsidRDefault="007E1A19" w:rsidP="00432F55">
            <w:pPr>
              <w:ind w:left="360"/>
              <w:jc w:val="both"/>
              <w:rPr>
                <w:b/>
                <w:bCs/>
                <w:lang w:val="en-US"/>
              </w:rPr>
            </w:pPr>
          </w:p>
        </w:tc>
      </w:tr>
    </w:tbl>
    <w:p w14:paraId="53A6D393" w14:textId="77777777" w:rsidR="00652CCB" w:rsidRDefault="00652CCB" w:rsidP="0055230A">
      <w:pPr>
        <w:rPr>
          <w:b/>
          <w:bCs/>
          <w:lang w:val="en-US"/>
        </w:rPr>
      </w:pPr>
    </w:p>
    <w:p w14:paraId="24F9AC05" w14:textId="77777777" w:rsidR="007E1A19" w:rsidRDefault="007E1A19" w:rsidP="0055230A">
      <w:pPr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9"/>
      </w:tblGrid>
      <w:tr w:rsidR="007E1A19" w14:paraId="1C2EF8C9" w14:textId="77777777" w:rsidTr="00432F55">
        <w:tc>
          <w:tcPr>
            <w:tcW w:w="9019" w:type="dxa"/>
            <w:gridSpan w:val="2"/>
          </w:tcPr>
          <w:p w14:paraId="2C303F52" w14:textId="77777777" w:rsidR="007E1A19" w:rsidRPr="00C40222" w:rsidRDefault="007E1A19" w:rsidP="00E7212F">
            <w:pPr>
              <w:pStyle w:val="Heading2"/>
              <w:rPr>
                <w:lang w:val="en-US"/>
              </w:rPr>
            </w:pPr>
            <w:bookmarkStart w:id="25" w:name="_Toc172283535"/>
            <w:r w:rsidRPr="00C40222">
              <w:rPr>
                <w:lang w:val="en-US"/>
              </w:rPr>
              <w:t>01</w:t>
            </w:r>
            <w:r>
              <w:rPr>
                <w:lang w:val="en-US"/>
              </w:rPr>
              <w:t>0</w:t>
            </w:r>
            <w:r w:rsidRPr="00C40222">
              <w:rPr>
                <w:lang w:val="en-US"/>
              </w:rPr>
              <w:t xml:space="preserve"> Abstract: Add a new student with incorrect email </w:t>
            </w:r>
            <w:proofErr w:type="gramStart"/>
            <w:r w:rsidRPr="00C40222">
              <w:rPr>
                <w:lang w:val="en-US"/>
              </w:rPr>
              <w:t>address</w:t>
            </w:r>
            <w:bookmarkEnd w:id="25"/>
            <w:proofErr w:type="gramEnd"/>
          </w:p>
          <w:p w14:paraId="0E8B9710" w14:textId="77777777" w:rsidR="007E1A19" w:rsidRDefault="007E1A19" w:rsidP="00432F55">
            <w:pPr>
              <w:rPr>
                <w:b/>
                <w:bCs/>
                <w:lang w:val="en-US"/>
              </w:rPr>
            </w:pPr>
          </w:p>
        </w:tc>
      </w:tr>
      <w:tr w:rsidR="007E1A19" w14:paraId="32E5FF41" w14:textId="77777777" w:rsidTr="00432F55">
        <w:tc>
          <w:tcPr>
            <w:tcW w:w="1980" w:type="dxa"/>
          </w:tcPr>
          <w:p w14:paraId="510B04CB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Data Preparation:</w:t>
            </w:r>
          </w:p>
          <w:p w14:paraId="2EC3CE6B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4867F350" w14:textId="77777777" w:rsidR="007E1A19" w:rsidRDefault="007E1A19" w:rsidP="007E1A19">
            <w:pPr>
              <w:rPr>
                <w:lang w:val="en-US"/>
              </w:rPr>
            </w:pPr>
            <w:r w:rsidRPr="00DF658E">
              <w:rPr>
                <w:lang w:val="en-US"/>
              </w:rPr>
              <w:t>POST</w:t>
            </w:r>
            <w:r>
              <w:rPr>
                <w:lang w:val="en-US"/>
              </w:rPr>
              <w:t xml:space="preserve"> – create new student V</w:t>
            </w:r>
            <w:proofErr w:type="spellStart"/>
            <w:r>
              <w:rPr>
                <w:lang w:val="cs-CZ"/>
              </w:rPr>
              <w:t>áclav</w:t>
            </w:r>
            <w:proofErr w:type="spellEnd"/>
            <w:r>
              <w:rPr>
                <w:lang w:val="cs-CZ"/>
              </w:rPr>
              <w:t xml:space="preserve"> Mrkvička</w:t>
            </w:r>
            <w:r>
              <w:rPr>
                <w:lang w:val="en-US"/>
              </w:rPr>
              <w:t xml:space="preserve">, </w:t>
            </w:r>
            <w:hyperlink r:id="rId22" w:history="1">
              <w:r>
                <w:rPr>
                  <w:rStyle w:val="Hyperlink"/>
                  <w:lang w:val="en-US"/>
                </w:rPr>
                <w:t>Vaclav.mrkvicka.</w:t>
              </w:r>
              <w:r w:rsidRPr="00841B5B">
                <w:rPr>
                  <w:rStyle w:val="Hyperlink"/>
                  <w:lang w:val="en-US"/>
                </w:rPr>
                <w:t>seznam.cz</w:t>
              </w:r>
            </w:hyperlink>
            <w:r>
              <w:rPr>
                <w:lang w:val="en-US"/>
              </w:rPr>
              <w:t xml:space="preserve">, 33 </w:t>
            </w:r>
            <w:proofErr w:type="gramStart"/>
            <w:r>
              <w:rPr>
                <w:lang w:val="en-US"/>
              </w:rPr>
              <w:t>let</w:t>
            </w:r>
            <w:proofErr w:type="gramEnd"/>
          </w:p>
          <w:p w14:paraId="56EE13C9" w14:textId="77777777" w:rsidR="007E1A19" w:rsidRDefault="007E1A19" w:rsidP="007E1A19">
            <w:pPr>
              <w:rPr>
                <w:lang w:val="en-US"/>
              </w:rPr>
            </w:pPr>
            <w:r>
              <w:rPr>
                <w:lang w:val="en-US"/>
              </w:rPr>
              <w:t xml:space="preserve">Conditions: </w:t>
            </w:r>
          </w:p>
          <w:p w14:paraId="0679EA0D" w14:textId="77777777" w:rsidR="007E1A19" w:rsidRDefault="007E1A19" w:rsidP="007E1A19">
            <w:pPr>
              <w:pStyle w:val="ListParagraph"/>
              <w:numPr>
                <w:ilvl w:val="0"/>
                <w:numId w:val="34"/>
              </w:numPr>
              <w:rPr>
                <w:lang w:val="en-US"/>
              </w:rPr>
            </w:pPr>
            <w:r w:rsidRPr="00E7704D">
              <w:rPr>
                <w:lang w:val="en-US"/>
              </w:rPr>
              <w:t xml:space="preserve">all data are </w:t>
            </w:r>
            <w:proofErr w:type="spellStart"/>
            <w:r w:rsidRPr="00E7704D">
              <w:rPr>
                <w:lang w:val="en-US"/>
              </w:rPr>
              <w:t>manatory</w:t>
            </w:r>
            <w:proofErr w:type="spellEnd"/>
            <w:r w:rsidRPr="00E7704D">
              <w:rPr>
                <w:lang w:val="en-US"/>
              </w:rPr>
              <w:t xml:space="preserve"> (</w:t>
            </w:r>
            <w:proofErr w:type="spellStart"/>
            <w:r w:rsidRPr="00E7704D">
              <w:rPr>
                <w:lang w:val="en-US"/>
              </w:rPr>
              <w:t>firstName</w:t>
            </w:r>
            <w:proofErr w:type="spellEnd"/>
            <w:r w:rsidRPr="00E7704D">
              <w:rPr>
                <w:lang w:val="en-US"/>
              </w:rPr>
              <w:t xml:space="preserve">, </w:t>
            </w:r>
            <w:proofErr w:type="spellStart"/>
            <w:r w:rsidRPr="00E7704D">
              <w:rPr>
                <w:lang w:val="en-US"/>
              </w:rPr>
              <w:t>lastName</w:t>
            </w:r>
            <w:proofErr w:type="spellEnd"/>
            <w:r w:rsidRPr="00E7704D">
              <w:rPr>
                <w:lang w:val="en-US"/>
              </w:rPr>
              <w:t>, email, age)</w:t>
            </w:r>
          </w:p>
          <w:p w14:paraId="0E14BB02" w14:textId="77777777" w:rsidR="007E1A19" w:rsidRDefault="007E1A19" w:rsidP="007E1A19">
            <w:pPr>
              <w:pStyle w:val="ListParagraph"/>
              <w:numPr>
                <w:ilvl w:val="0"/>
                <w:numId w:val="34"/>
              </w:numPr>
              <w:rPr>
                <w:lang w:val="en-US"/>
              </w:rPr>
            </w:pPr>
            <w:r>
              <w:rPr>
                <w:lang w:val="en-US"/>
              </w:rPr>
              <w:t xml:space="preserve">all data are saved as </w:t>
            </w:r>
            <w:proofErr w:type="gramStart"/>
            <w:r>
              <w:rPr>
                <w:lang w:val="en-US"/>
              </w:rPr>
              <w:t>lowercase</w:t>
            </w:r>
            <w:proofErr w:type="gramEnd"/>
          </w:p>
          <w:p w14:paraId="4C56FDBD" w14:textId="77777777" w:rsidR="007E1A19" w:rsidRDefault="007E1A19" w:rsidP="007E1A19">
            <w:pPr>
              <w:pStyle w:val="ListParagraph"/>
              <w:numPr>
                <w:ilvl w:val="0"/>
                <w:numId w:val="34"/>
              </w:numPr>
              <w:rPr>
                <w:lang w:val="en-US"/>
              </w:rPr>
            </w:pPr>
            <w:r>
              <w:rPr>
                <w:lang w:val="en-US"/>
              </w:rPr>
              <w:t>possible age 1 – 150</w:t>
            </w:r>
          </w:p>
          <w:p w14:paraId="28D29D37" w14:textId="77777777" w:rsidR="007E1A19" w:rsidRDefault="007E1A19" w:rsidP="00432F55">
            <w:pPr>
              <w:rPr>
                <w:b/>
                <w:bCs/>
                <w:lang w:val="en-US"/>
              </w:rPr>
            </w:pPr>
          </w:p>
        </w:tc>
      </w:tr>
      <w:tr w:rsidR="007E1A19" w14:paraId="5F30B2D5" w14:textId="77777777" w:rsidTr="00432F55">
        <w:tc>
          <w:tcPr>
            <w:tcW w:w="1980" w:type="dxa"/>
          </w:tcPr>
          <w:p w14:paraId="3C7E23E6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Steps:</w:t>
            </w:r>
          </w:p>
          <w:p w14:paraId="4E340CBD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74473B93" w14:textId="77777777" w:rsidR="007E1A19" w:rsidRDefault="007E1A19" w:rsidP="007E1A19">
            <w:pPr>
              <w:pStyle w:val="ListParagraph"/>
              <w:numPr>
                <w:ilvl w:val="0"/>
                <w:numId w:val="65"/>
              </w:numPr>
              <w:rPr>
                <w:lang w:val="en-US"/>
              </w:rPr>
            </w:pPr>
            <w:r>
              <w:rPr>
                <w:lang w:val="en-US"/>
              </w:rPr>
              <w:t xml:space="preserve">POST </w:t>
            </w:r>
            <w:hyperlink r:id="rId23" w:history="1">
              <w:r w:rsidRPr="00841B5B">
                <w:rPr>
                  <w:rStyle w:val="Hyperlink"/>
                  <w:lang w:val="en-US"/>
                </w:rPr>
                <w:t>http://108.143.193.45:8080/api/v1/students/</w:t>
              </w:r>
            </w:hyperlink>
          </w:p>
          <w:p w14:paraId="6BC572A2" w14:textId="77777777" w:rsidR="007E1A19" w:rsidRDefault="007E1A19" w:rsidP="007E1A19">
            <w:pPr>
              <w:pStyle w:val="ListParagraph"/>
              <w:numPr>
                <w:ilvl w:val="0"/>
                <w:numId w:val="65"/>
              </w:numPr>
              <w:rPr>
                <w:lang w:val="en-US"/>
              </w:rPr>
            </w:pPr>
            <w:r>
              <w:rPr>
                <w:lang w:val="en-US"/>
              </w:rPr>
              <w:t>Body + raw + JSON</w:t>
            </w:r>
          </w:p>
          <w:p w14:paraId="10CB90FD" w14:textId="77777777" w:rsidR="007E1A19" w:rsidRPr="00753545" w:rsidRDefault="007E1A19" w:rsidP="007E1A19">
            <w:pPr>
              <w:ind w:left="360"/>
              <w:jc w:val="both"/>
              <w:rPr>
                <w:lang w:val="en-US"/>
              </w:rPr>
            </w:pPr>
            <w:r w:rsidRPr="00753545">
              <w:rPr>
                <w:lang w:val="en-US"/>
              </w:rPr>
              <w:t>{</w:t>
            </w:r>
          </w:p>
          <w:p w14:paraId="6C85EF2F" w14:textId="77777777" w:rsidR="007E1A19" w:rsidRPr="00C40222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</w:t>
            </w:r>
            <w:proofErr w:type="spellStart"/>
            <w:r w:rsidRPr="00C40222">
              <w:rPr>
                <w:lang w:val="en-US"/>
              </w:rPr>
              <w:t>firstName</w:t>
            </w:r>
            <w:proofErr w:type="spellEnd"/>
            <w:r w:rsidRPr="00C40222">
              <w:rPr>
                <w:lang w:val="en-US"/>
              </w:rPr>
              <w:t>":  "</w:t>
            </w:r>
            <w:r>
              <w:rPr>
                <w:lang w:val="en-US"/>
              </w:rPr>
              <w:t>Václav</w:t>
            </w:r>
            <w:r w:rsidRPr="00C40222">
              <w:rPr>
                <w:lang w:val="en-US"/>
              </w:rPr>
              <w:t>",</w:t>
            </w:r>
          </w:p>
          <w:p w14:paraId="6935BD88" w14:textId="77777777" w:rsidR="007E1A19" w:rsidRPr="00C40222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</w:t>
            </w:r>
            <w:proofErr w:type="spellStart"/>
            <w:r w:rsidRPr="00C40222">
              <w:rPr>
                <w:lang w:val="en-US"/>
              </w:rPr>
              <w:t>lastName</w:t>
            </w:r>
            <w:proofErr w:type="spellEnd"/>
            <w:r w:rsidRPr="00C40222">
              <w:rPr>
                <w:lang w:val="en-US"/>
              </w:rPr>
              <w:t>": "</w:t>
            </w:r>
            <w:proofErr w:type="spellStart"/>
            <w:r>
              <w:rPr>
                <w:lang w:val="en-US"/>
              </w:rPr>
              <w:t>Mrkvička</w:t>
            </w:r>
            <w:proofErr w:type="spellEnd"/>
            <w:r w:rsidRPr="00C40222">
              <w:rPr>
                <w:lang w:val="en-US"/>
              </w:rPr>
              <w:t>",</w:t>
            </w:r>
          </w:p>
          <w:p w14:paraId="4DB4F421" w14:textId="77777777" w:rsidR="007E1A19" w:rsidRPr="00C40222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"email":  "</w:t>
            </w:r>
            <w:hyperlink r:id="rId24" w:history="1">
              <w:r>
                <w:rPr>
                  <w:rStyle w:val="Hyperlink"/>
                  <w:lang w:val="en-US"/>
                </w:rPr>
                <w:t>Vaclav.mrkvicka.</w:t>
              </w:r>
              <w:r w:rsidRPr="00841B5B">
                <w:rPr>
                  <w:rStyle w:val="Hyperlink"/>
                  <w:lang w:val="en-US"/>
                </w:rPr>
                <w:t>seznam.cz</w:t>
              </w:r>
            </w:hyperlink>
            <w:r w:rsidRPr="00C40222">
              <w:rPr>
                <w:lang w:val="en-US"/>
              </w:rPr>
              <w:t>",</w:t>
            </w:r>
          </w:p>
          <w:p w14:paraId="32067B25" w14:textId="77777777" w:rsidR="007E1A19" w:rsidRPr="00C40222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"age":  "</w:t>
            </w:r>
            <w:r>
              <w:rPr>
                <w:lang w:val="en-US"/>
              </w:rPr>
              <w:t>33</w:t>
            </w:r>
            <w:r w:rsidRPr="00C40222">
              <w:rPr>
                <w:lang w:val="en-US"/>
              </w:rPr>
              <w:t>"</w:t>
            </w:r>
          </w:p>
          <w:p w14:paraId="3DAEF629" w14:textId="77777777" w:rsidR="007E1A19" w:rsidRDefault="007E1A19" w:rsidP="007E1A19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}</w:t>
            </w:r>
          </w:p>
          <w:p w14:paraId="3DD994DD" w14:textId="77777777" w:rsidR="007E1A19" w:rsidRDefault="007E1A19" w:rsidP="00432F55">
            <w:pPr>
              <w:rPr>
                <w:b/>
                <w:bCs/>
                <w:lang w:val="en-US"/>
              </w:rPr>
            </w:pPr>
          </w:p>
        </w:tc>
      </w:tr>
      <w:tr w:rsidR="007E1A19" w14:paraId="50E67311" w14:textId="77777777" w:rsidTr="00432F55">
        <w:tc>
          <w:tcPr>
            <w:tcW w:w="1980" w:type="dxa"/>
          </w:tcPr>
          <w:p w14:paraId="6A497955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  <w:r w:rsidRPr="00270A84">
              <w:rPr>
                <w:b/>
                <w:bCs/>
                <w:lang w:val="en-US"/>
              </w:rPr>
              <w:t>Expected result:</w:t>
            </w:r>
          </w:p>
          <w:p w14:paraId="1FC0978F" w14:textId="77777777" w:rsidR="007E1A19" w:rsidRPr="00270A84" w:rsidRDefault="007E1A19" w:rsidP="00432F55">
            <w:pPr>
              <w:rPr>
                <w:b/>
                <w:bCs/>
                <w:lang w:val="en-US"/>
              </w:rPr>
            </w:pPr>
          </w:p>
        </w:tc>
        <w:tc>
          <w:tcPr>
            <w:tcW w:w="7039" w:type="dxa"/>
          </w:tcPr>
          <w:p w14:paraId="71DD8303" w14:textId="77777777" w:rsidR="007E1A19" w:rsidRPr="00C40222" w:rsidRDefault="007E1A19" w:rsidP="007E1A19">
            <w:pPr>
              <w:pStyle w:val="ListParagraph"/>
              <w:numPr>
                <w:ilvl w:val="0"/>
                <w:numId w:val="64"/>
              </w:numPr>
              <w:spacing w:line="360" w:lineRule="auto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 xml:space="preserve">Status code </w:t>
            </w:r>
            <w:r>
              <w:rPr>
                <w:lang w:val="en-US"/>
              </w:rPr>
              <w:t>400 Bad Request</w:t>
            </w:r>
          </w:p>
          <w:p w14:paraId="59F7F529" w14:textId="77777777" w:rsidR="007E1A19" w:rsidRPr="00C40222" w:rsidRDefault="007E1A19" w:rsidP="007E1A19">
            <w:pPr>
              <w:pStyle w:val="ListParagraph"/>
              <w:numPr>
                <w:ilvl w:val="0"/>
                <w:numId w:val="64"/>
              </w:numPr>
              <w:spacing w:line="360" w:lineRule="auto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Response</w:t>
            </w:r>
          </w:p>
          <w:p w14:paraId="18851577" w14:textId="69860F87" w:rsidR="007E1A19" w:rsidRPr="0001121B" w:rsidRDefault="007E1A19" w:rsidP="007E1A19">
            <w:pPr>
              <w:pStyle w:val="ListParagraph"/>
              <w:spacing w:line="360" w:lineRule="auto"/>
              <w:jc w:val="both"/>
              <w:rPr>
                <w:lang w:val="en-US"/>
              </w:rPr>
            </w:pPr>
            <w:r w:rsidRPr="0001121B">
              <w:rPr>
                <w:lang w:val="en-US"/>
              </w:rPr>
              <w:t xml:space="preserve">New student was not added to the database due to incorrect data: email address is not in </w:t>
            </w:r>
            <w:r>
              <w:rPr>
                <w:lang w:val="en-US"/>
              </w:rPr>
              <w:t>proper</w:t>
            </w:r>
            <w:r w:rsidRPr="0001121B">
              <w:rPr>
                <w:lang w:val="en-US"/>
              </w:rPr>
              <w:t xml:space="preserve"> form.</w:t>
            </w:r>
          </w:p>
          <w:p w14:paraId="3A830F15" w14:textId="77777777" w:rsidR="007E1A19" w:rsidRDefault="007E1A19" w:rsidP="00432F55">
            <w:pPr>
              <w:ind w:left="360"/>
              <w:jc w:val="both"/>
              <w:rPr>
                <w:b/>
                <w:bCs/>
                <w:lang w:val="en-US"/>
              </w:rPr>
            </w:pPr>
          </w:p>
        </w:tc>
      </w:tr>
    </w:tbl>
    <w:p w14:paraId="1E8C7C5C" w14:textId="77777777" w:rsidR="007E1A19" w:rsidRPr="00C40222" w:rsidRDefault="007E1A19" w:rsidP="0055230A">
      <w:pPr>
        <w:rPr>
          <w:b/>
          <w:bCs/>
          <w:lang w:val="en-US"/>
        </w:rPr>
      </w:pPr>
    </w:p>
    <w:p w14:paraId="1A0E9311" w14:textId="77777777" w:rsidR="0001121B" w:rsidRDefault="0001121B" w:rsidP="0055230A">
      <w:pPr>
        <w:rPr>
          <w:i/>
          <w:lang w:val="en-US"/>
        </w:rPr>
      </w:pPr>
    </w:p>
    <w:p w14:paraId="1AB4074E" w14:textId="77777777" w:rsidR="0001121B" w:rsidRDefault="0001121B" w:rsidP="0055230A">
      <w:pPr>
        <w:rPr>
          <w:i/>
          <w:lang w:val="en-US"/>
        </w:rPr>
      </w:pPr>
    </w:p>
    <w:p w14:paraId="385751BE" w14:textId="77777777" w:rsidR="005C1FA5" w:rsidRDefault="005C1FA5" w:rsidP="0055230A">
      <w:pPr>
        <w:rPr>
          <w:i/>
          <w:lang w:val="en-US"/>
        </w:rPr>
      </w:pPr>
    </w:p>
    <w:p w14:paraId="588DF60B" w14:textId="77777777" w:rsidR="005C1FA5" w:rsidRDefault="005C1FA5" w:rsidP="0055230A">
      <w:pPr>
        <w:rPr>
          <w:i/>
          <w:lang w:val="en-US"/>
        </w:rPr>
      </w:pPr>
    </w:p>
    <w:p w14:paraId="7958EA24" w14:textId="77777777" w:rsidR="005C1FA5" w:rsidRDefault="005C1FA5" w:rsidP="0055230A">
      <w:pPr>
        <w:rPr>
          <w:i/>
          <w:lang w:val="en-US"/>
        </w:rPr>
      </w:pPr>
    </w:p>
    <w:p w14:paraId="2A95C6AA" w14:textId="77777777" w:rsidR="005C1FA5" w:rsidRDefault="005C1FA5" w:rsidP="0055230A">
      <w:pPr>
        <w:rPr>
          <w:i/>
          <w:lang w:val="en-US"/>
        </w:rPr>
      </w:pPr>
    </w:p>
    <w:p w14:paraId="6342921C" w14:textId="77777777" w:rsidR="005C1FA5" w:rsidRDefault="005C1FA5" w:rsidP="0055230A">
      <w:pPr>
        <w:rPr>
          <w:i/>
          <w:lang w:val="en-US"/>
        </w:rPr>
      </w:pPr>
    </w:p>
    <w:p w14:paraId="7BE71951" w14:textId="77777777" w:rsidR="005C1FA5" w:rsidRDefault="005C1FA5" w:rsidP="0055230A">
      <w:pPr>
        <w:rPr>
          <w:i/>
          <w:lang w:val="en-US"/>
        </w:rPr>
      </w:pPr>
    </w:p>
    <w:p w14:paraId="3C37E09C" w14:textId="77777777" w:rsidR="005C1FA5" w:rsidRDefault="005C1FA5" w:rsidP="0055230A">
      <w:pPr>
        <w:rPr>
          <w:i/>
          <w:lang w:val="en-US"/>
        </w:rPr>
      </w:pPr>
    </w:p>
    <w:p w14:paraId="01D9519C" w14:textId="77777777" w:rsidR="005C1FA5" w:rsidRDefault="005C1FA5" w:rsidP="0055230A">
      <w:pPr>
        <w:rPr>
          <w:i/>
          <w:lang w:val="en-US"/>
        </w:rPr>
      </w:pPr>
    </w:p>
    <w:p w14:paraId="239F36FC" w14:textId="77777777" w:rsidR="005C1FA5" w:rsidRDefault="005C1FA5" w:rsidP="0055230A">
      <w:pPr>
        <w:rPr>
          <w:i/>
          <w:lang w:val="en-US"/>
        </w:rPr>
      </w:pPr>
    </w:p>
    <w:p w14:paraId="48870A62" w14:textId="77777777" w:rsidR="005C1FA5" w:rsidRDefault="005C1FA5" w:rsidP="0055230A">
      <w:pPr>
        <w:rPr>
          <w:i/>
          <w:lang w:val="en-US"/>
        </w:rPr>
      </w:pPr>
    </w:p>
    <w:p w14:paraId="25CD64F7" w14:textId="77777777" w:rsidR="005C1FA5" w:rsidRDefault="005C1FA5" w:rsidP="0055230A">
      <w:pPr>
        <w:rPr>
          <w:i/>
          <w:lang w:val="en-US"/>
        </w:rPr>
      </w:pPr>
    </w:p>
    <w:p w14:paraId="4B06BAAF" w14:textId="77777777" w:rsidR="005C1FA5" w:rsidRDefault="005C1FA5" w:rsidP="0055230A">
      <w:pPr>
        <w:rPr>
          <w:i/>
          <w:lang w:val="en-US"/>
        </w:rPr>
      </w:pPr>
    </w:p>
    <w:p w14:paraId="6A9266FD" w14:textId="77777777" w:rsidR="005C1FA5" w:rsidRDefault="005C1FA5" w:rsidP="0055230A">
      <w:pPr>
        <w:rPr>
          <w:i/>
          <w:lang w:val="en-US"/>
        </w:rPr>
      </w:pPr>
    </w:p>
    <w:p w14:paraId="64A0E3D4" w14:textId="77777777" w:rsidR="005C1FA5" w:rsidRDefault="005C1FA5" w:rsidP="0055230A">
      <w:pPr>
        <w:rPr>
          <w:i/>
          <w:lang w:val="en-US"/>
        </w:rPr>
      </w:pPr>
    </w:p>
    <w:p w14:paraId="46074772" w14:textId="77777777" w:rsidR="005C1FA5" w:rsidRDefault="005C1FA5" w:rsidP="0055230A">
      <w:pPr>
        <w:rPr>
          <w:i/>
          <w:lang w:val="en-US"/>
        </w:rPr>
      </w:pPr>
    </w:p>
    <w:p w14:paraId="3D72002E" w14:textId="77777777" w:rsidR="005C1FA5" w:rsidRDefault="005C1FA5" w:rsidP="0055230A">
      <w:pPr>
        <w:rPr>
          <w:i/>
          <w:lang w:val="en-US"/>
        </w:rPr>
      </w:pPr>
    </w:p>
    <w:p w14:paraId="4512DAC7" w14:textId="77777777" w:rsidR="005C1FA5" w:rsidRDefault="005C1FA5" w:rsidP="0055230A">
      <w:pPr>
        <w:rPr>
          <w:i/>
          <w:lang w:val="en-US"/>
        </w:rPr>
      </w:pPr>
    </w:p>
    <w:p w14:paraId="1C9D073B" w14:textId="77777777" w:rsidR="005C1FA5" w:rsidRDefault="005C1FA5" w:rsidP="0055230A">
      <w:pPr>
        <w:rPr>
          <w:i/>
          <w:lang w:val="en-US"/>
        </w:rPr>
      </w:pPr>
    </w:p>
    <w:p w14:paraId="46E82FCB" w14:textId="77777777" w:rsidR="005C1FA5" w:rsidRDefault="005C1FA5" w:rsidP="0055230A">
      <w:pPr>
        <w:rPr>
          <w:i/>
          <w:lang w:val="en-US"/>
        </w:rPr>
      </w:pPr>
    </w:p>
    <w:p w14:paraId="0F1BF887" w14:textId="77777777" w:rsidR="005C1FA5" w:rsidRDefault="005C1FA5" w:rsidP="0055230A">
      <w:pPr>
        <w:rPr>
          <w:i/>
          <w:lang w:val="en-US"/>
        </w:rPr>
      </w:pPr>
    </w:p>
    <w:p w14:paraId="665058C7" w14:textId="77777777" w:rsidR="005C1FA5" w:rsidRDefault="005C1FA5" w:rsidP="0055230A">
      <w:pPr>
        <w:rPr>
          <w:i/>
          <w:lang w:val="en-US"/>
        </w:rPr>
      </w:pPr>
    </w:p>
    <w:p w14:paraId="1F49A574" w14:textId="77777777" w:rsidR="005C1FA5" w:rsidRDefault="005C1FA5" w:rsidP="0055230A">
      <w:pPr>
        <w:rPr>
          <w:i/>
          <w:lang w:val="en-US"/>
        </w:rPr>
      </w:pPr>
    </w:p>
    <w:p w14:paraId="7A2686C9" w14:textId="77777777" w:rsidR="005C1FA5" w:rsidRDefault="005C1FA5" w:rsidP="0055230A">
      <w:pPr>
        <w:rPr>
          <w:i/>
          <w:lang w:val="en-US"/>
        </w:rPr>
      </w:pPr>
    </w:p>
    <w:p w14:paraId="34A088C8" w14:textId="77777777" w:rsidR="005C1FA5" w:rsidRDefault="005C1FA5" w:rsidP="0055230A">
      <w:pPr>
        <w:rPr>
          <w:i/>
          <w:lang w:val="en-US"/>
        </w:rPr>
      </w:pPr>
    </w:p>
    <w:p w14:paraId="213EE37A" w14:textId="77777777" w:rsidR="005C1FA5" w:rsidRDefault="005C1FA5" w:rsidP="0055230A">
      <w:pPr>
        <w:rPr>
          <w:i/>
          <w:lang w:val="en-US"/>
        </w:rPr>
      </w:pPr>
    </w:p>
    <w:p w14:paraId="775D42F9" w14:textId="77777777" w:rsidR="005C1FA5" w:rsidRDefault="005C1FA5" w:rsidP="0055230A">
      <w:pPr>
        <w:rPr>
          <w:i/>
          <w:lang w:val="en-US"/>
        </w:rPr>
      </w:pPr>
    </w:p>
    <w:p w14:paraId="40FB8CB3" w14:textId="77777777" w:rsidR="005C1FA5" w:rsidRDefault="005C1FA5" w:rsidP="0055230A">
      <w:pPr>
        <w:rPr>
          <w:i/>
          <w:lang w:val="en-US"/>
        </w:rPr>
      </w:pPr>
    </w:p>
    <w:p w14:paraId="0D698DE6" w14:textId="77777777" w:rsidR="005C1FA5" w:rsidRDefault="005C1FA5" w:rsidP="0055230A">
      <w:pPr>
        <w:rPr>
          <w:i/>
          <w:lang w:val="en-US"/>
        </w:rPr>
      </w:pPr>
    </w:p>
    <w:p w14:paraId="258821B0" w14:textId="77777777" w:rsidR="005C1FA5" w:rsidRDefault="005C1FA5" w:rsidP="0055230A">
      <w:pPr>
        <w:rPr>
          <w:i/>
          <w:lang w:val="en-US"/>
        </w:rPr>
      </w:pPr>
    </w:p>
    <w:p w14:paraId="61F9E3A5" w14:textId="77777777" w:rsidR="005C1FA5" w:rsidRDefault="005C1FA5" w:rsidP="0055230A">
      <w:pPr>
        <w:rPr>
          <w:i/>
          <w:lang w:val="en-US"/>
        </w:rPr>
      </w:pPr>
    </w:p>
    <w:p w14:paraId="2C6F2587" w14:textId="77777777" w:rsidR="0001121B" w:rsidRPr="00C40222" w:rsidRDefault="0001121B" w:rsidP="0055230A">
      <w:pPr>
        <w:rPr>
          <w:i/>
          <w:lang w:val="en-US"/>
        </w:rPr>
      </w:pPr>
    </w:p>
    <w:p w14:paraId="65F2DB20" w14:textId="77777777" w:rsidR="007578A4" w:rsidRPr="00C40222" w:rsidRDefault="00000000">
      <w:pPr>
        <w:pStyle w:val="Heading1"/>
        <w:rPr>
          <w:lang w:val="en-US"/>
        </w:rPr>
      </w:pPr>
      <w:bookmarkStart w:id="26" w:name="_Toc172283536"/>
      <w:proofErr w:type="gramStart"/>
      <w:r w:rsidRPr="00C40222">
        <w:rPr>
          <w:lang w:val="en-US"/>
        </w:rPr>
        <w:t>EXEKUCE  TESTŮ</w:t>
      </w:r>
      <w:bookmarkEnd w:id="26"/>
      <w:proofErr w:type="gramEnd"/>
    </w:p>
    <w:p w14:paraId="30CD4759" w14:textId="77777777" w:rsidR="007578A4" w:rsidRPr="00C40222" w:rsidRDefault="00000000">
      <w:pPr>
        <w:rPr>
          <w:i/>
          <w:lang w:val="en-US"/>
        </w:rPr>
      </w:pP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Testovací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scénáře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jsem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provedl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(a),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přikládám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výsledky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testů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.</w:t>
      </w:r>
    </w:p>
    <w:p w14:paraId="4E36EA50" w14:textId="77777777" w:rsidR="007578A4" w:rsidRDefault="007578A4">
      <w:pPr>
        <w:rPr>
          <w:lang w:val="en-US"/>
        </w:rPr>
      </w:pPr>
    </w:p>
    <w:p w14:paraId="5E7E632F" w14:textId="77777777" w:rsidR="00991BA3" w:rsidRDefault="00991BA3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5988" w14:paraId="08536E29" w14:textId="77777777" w:rsidTr="00432F55">
        <w:tc>
          <w:tcPr>
            <w:tcW w:w="9576" w:type="dxa"/>
          </w:tcPr>
          <w:p w14:paraId="5B048EDB" w14:textId="77777777" w:rsidR="00F55988" w:rsidRPr="00C40222" w:rsidRDefault="00F55988" w:rsidP="005C6CB8">
            <w:pPr>
              <w:pStyle w:val="Heading2"/>
              <w:rPr>
                <w:lang w:val="en-US"/>
              </w:rPr>
            </w:pPr>
            <w:bookmarkStart w:id="27" w:name="_Toc172283537"/>
            <w:r w:rsidRPr="00C40222">
              <w:rPr>
                <w:lang w:val="en-US"/>
              </w:rPr>
              <w:t>001 Abstract: GET data about existing student.</w:t>
            </w:r>
            <w:bookmarkEnd w:id="27"/>
          </w:p>
          <w:p w14:paraId="58E946F1" w14:textId="77777777" w:rsidR="00F55988" w:rsidRDefault="00F55988" w:rsidP="00432F55"/>
        </w:tc>
      </w:tr>
      <w:tr w:rsidR="00F55988" w14:paraId="56A11325" w14:textId="77777777" w:rsidTr="00432F55">
        <w:tc>
          <w:tcPr>
            <w:tcW w:w="9576" w:type="dxa"/>
          </w:tcPr>
          <w:p w14:paraId="03B5CFDF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>Executed result:</w:t>
            </w:r>
          </w:p>
          <w:p w14:paraId="70F46198" w14:textId="77777777" w:rsidR="00F55988" w:rsidRPr="00C40222" w:rsidRDefault="00F55988" w:rsidP="00F5598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C40222">
              <w:rPr>
                <w:lang w:val="en-US"/>
              </w:rPr>
              <w:t>GET: http://108.143.193.45:8080/api/v1/students/220</w:t>
            </w:r>
          </w:p>
          <w:p w14:paraId="6A50FE46" w14:textId="77777777" w:rsidR="00F55988" w:rsidRPr="00C40222" w:rsidRDefault="00F55988" w:rsidP="00F5598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C40222">
              <w:rPr>
                <w:lang w:val="en-US"/>
              </w:rPr>
              <w:t xml:space="preserve">Press button </w:t>
            </w:r>
            <w:proofErr w:type="gramStart"/>
            <w:r w:rsidRPr="00C40222">
              <w:rPr>
                <w:lang w:val="en-US"/>
              </w:rPr>
              <w:t>SEND</w:t>
            </w:r>
            <w:proofErr w:type="gramEnd"/>
          </w:p>
          <w:p w14:paraId="4037BF96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>Response:</w:t>
            </w:r>
          </w:p>
          <w:p w14:paraId="35BDB682" w14:textId="77777777" w:rsidR="00F55988" w:rsidRPr="00C40222" w:rsidRDefault="00F55988" w:rsidP="00F55988">
            <w:pPr>
              <w:pStyle w:val="ListParagraph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Status code 200 OK</w:t>
            </w:r>
          </w:p>
          <w:p w14:paraId="4A0F6AF9" w14:textId="77777777" w:rsidR="00F55988" w:rsidRPr="00C40222" w:rsidRDefault="00F55988" w:rsidP="00F55988">
            <w:pPr>
              <w:pStyle w:val="ListParagraph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Response</w:t>
            </w:r>
          </w:p>
          <w:p w14:paraId="4C87B2D0" w14:textId="77777777" w:rsidR="00F55988" w:rsidRPr="00C40222" w:rsidRDefault="00F55988" w:rsidP="00432F55">
            <w:pPr>
              <w:ind w:left="360"/>
              <w:jc w:val="both"/>
              <w:rPr>
                <w:lang w:val="en-US"/>
              </w:rPr>
            </w:pPr>
            <w:r w:rsidRPr="00C40222">
              <w:rPr>
                <w:lang w:val="en-US"/>
              </w:rPr>
              <w:t>{</w:t>
            </w:r>
          </w:p>
          <w:p w14:paraId="0CE3C609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lastRenderedPageBreak/>
              <w:t>"id": 220,</w:t>
            </w:r>
          </w:p>
          <w:p w14:paraId="1930ED09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</w:t>
            </w:r>
            <w:proofErr w:type="spellStart"/>
            <w:r w:rsidRPr="00C40222">
              <w:rPr>
                <w:lang w:val="en-US"/>
              </w:rPr>
              <w:t>firstName</w:t>
            </w:r>
            <w:proofErr w:type="spellEnd"/>
            <w:r w:rsidRPr="00C40222">
              <w:rPr>
                <w:lang w:val="en-US"/>
              </w:rPr>
              <w:t>": "John",</w:t>
            </w:r>
          </w:p>
          <w:p w14:paraId="05023ABB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</w:t>
            </w:r>
            <w:proofErr w:type="spellStart"/>
            <w:r w:rsidRPr="00C40222">
              <w:rPr>
                <w:lang w:val="en-US"/>
              </w:rPr>
              <w:t>lastName</w:t>
            </w:r>
            <w:proofErr w:type="spellEnd"/>
            <w:r w:rsidRPr="00C40222">
              <w:rPr>
                <w:lang w:val="en-US"/>
              </w:rPr>
              <w:t>": "",</w:t>
            </w:r>
          </w:p>
          <w:p w14:paraId="4193BDD9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"email": "zkouska@yourmail.com",</w:t>
            </w:r>
          </w:p>
          <w:p w14:paraId="5BE70439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"age": 99</w:t>
            </w:r>
          </w:p>
          <w:p w14:paraId="4899E91B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}</w:t>
            </w:r>
          </w:p>
          <w:p w14:paraId="539087F3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>Test passed.</w:t>
            </w:r>
          </w:p>
          <w:p w14:paraId="6ABC58A1" w14:textId="77777777" w:rsidR="00F55988" w:rsidRPr="00BD22C8" w:rsidRDefault="00F55988" w:rsidP="00432F55">
            <w:pPr>
              <w:rPr>
                <w:lang w:val="en-US"/>
              </w:rPr>
            </w:pPr>
            <w:r w:rsidRPr="00C40222">
              <w:rPr>
                <w:noProof/>
                <w:lang w:val="en-US"/>
              </w:rPr>
              <w:drawing>
                <wp:inline distT="0" distB="0" distL="0" distR="0" wp14:anchorId="60B0B47E" wp14:editId="76093617">
                  <wp:extent cx="4165600" cy="2758459"/>
                  <wp:effectExtent l="0" t="0" r="6350" b="3810"/>
                  <wp:docPr id="164209854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098547" name="Picture 1" descr="A screenshot of a computer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979" cy="2761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68598A" w14:textId="77777777" w:rsidR="00F55988" w:rsidRDefault="00F55988" w:rsidP="00F55988"/>
    <w:p w14:paraId="434C6967" w14:textId="77777777" w:rsidR="00991BA3" w:rsidRDefault="00991BA3" w:rsidP="00F55988"/>
    <w:p w14:paraId="666FAC21" w14:textId="77777777" w:rsidR="00991BA3" w:rsidRDefault="00991BA3" w:rsidP="00F55988"/>
    <w:p w14:paraId="30FF0BA9" w14:textId="77777777" w:rsidR="00991BA3" w:rsidRDefault="00991BA3" w:rsidP="00F55988"/>
    <w:p w14:paraId="025A8679" w14:textId="77777777" w:rsidR="00991BA3" w:rsidRDefault="00991BA3" w:rsidP="00F55988"/>
    <w:p w14:paraId="7EDB4AB7" w14:textId="77777777" w:rsidR="00991BA3" w:rsidRDefault="00991BA3" w:rsidP="00F55988"/>
    <w:p w14:paraId="02CE1087" w14:textId="77777777" w:rsidR="00991BA3" w:rsidRDefault="00991BA3" w:rsidP="00F55988"/>
    <w:p w14:paraId="7C4E9120" w14:textId="77777777" w:rsidR="00991BA3" w:rsidRDefault="00991BA3" w:rsidP="00F559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5988" w14:paraId="46ED4CC4" w14:textId="77777777" w:rsidTr="00432F55">
        <w:tc>
          <w:tcPr>
            <w:tcW w:w="9576" w:type="dxa"/>
          </w:tcPr>
          <w:p w14:paraId="4A4000F0" w14:textId="77777777" w:rsidR="00F55988" w:rsidRPr="00C40222" w:rsidRDefault="00F55988" w:rsidP="005C6CB8">
            <w:pPr>
              <w:pStyle w:val="Heading2"/>
              <w:rPr>
                <w:lang w:val="en-US"/>
              </w:rPr>
            </w:pPr>
            <w:bookmarkStart w:id="28" w:name="_Toc172283538"/>
            <w:r w:rsidRPr="00C40222">
              <w:rPr>
                <w:lang w:val="en-US"/>
              </w:rPr>
              <w:t>002 Abstract: Get data about non</w:t>
            </w:r>
            <w:r>
              <w:rPr>
                <w:lang w:val="en-US"/>
              </w:rPr>
              <w:t>-</w:t>
            </w:r>
            <w:r w:rsidRPr="00C40222">
              <w:rPr>
                <w:lang w:val="en-US"/>
              </w:rPr>
              <w:t xml:space="preserve">existing </w:t>
            </w:r>
            <w:proofErr w:type="gramStart"/>
            <w:r w:rsidRPr="00C40222">
              <w:rPr>
                <w:lang w:val="en-US"/>
              </w:rPr>
              <w:t>student</w:t>
            </w:r>
            <w:bookmarkEnd w:id="28"/>
            <w:proofErr w:type="gramEnd"/>
          </w:p>
          <w:p w14:paraId="1470D021" w14:textId="77777777" w:rsidR="00F55988" w:rsidRDefault="00F55988" w:rsidP="00432F55"/>
        </w:tc>
      </w:tr>
      <w:tr w:rsidR="00F55988" w14:paraId="54E1D6CA" w14:textId="77777777" w:rsidTr="00432F55">
        <w:tc>
          <w:tcPr>
            <w:tcW w:w="9576" w:type="dxa"/>
          </w:tcPr>
          <w:p w14:paraId="18A6DFAF" w14:textId="77777777" w:rsidR="00F55988" w:rsidRPr="00C40222" w:rsidRDefault="00F55988" w:rsidP="00432F55">
            <w:pPr>
              <w:rPr>
                <w:lang w:val="en-US"/>
              </w:rPr>
            </w:pPr>
            <w:proofErr w:type="spellStart"/>
            <w:r w:rsidRPr="00C40222">
              <w:rPr>
                <w:lang w:val="en-US"/>
              </w:rPr>
              <w:t>Execuded</w:t>
            </w:r>
            <w:proofErr w:type="spellEnd"/>
            <w:r w:rsidRPr="00C40222">
              <w:rPr>
                <w:lang w:val="en-US"/>
              </w:rPr>
              <w:t xml:space="preserve"> result:</w:t>
            </w:r>
          </w:p>
          <w:p w14:paraId="54E0064D" w14:textId="77777777" w:rsidR="00F55988" w:rsidRPr="00C40222" w:rsidRDefault="00F55988" w:rsidP="00F559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C40222">
              <w:rPr>
                <w:lang w:val="en-US"/>
              </w:rPr>
              <w:t>GET: http://108.143.193.45:8080/api/v1/students/101</w:t>
            </w:r>
          </w:p>
          <w:p w14:paraId="315EADFC" w14:textId="77777777" w:rsidR="00F55988" w:rsidRPr="00C40222" w:rsidRDefault="00F55988" w:rsidP="00F559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C40222">
              <w:rPr>
                <w:lang w:val="en-US"/>
              </w:rPr>
              <w:t xml:space="preserve">Press button </w:t>
            </w:r>
            <w:proofErr w:type="gramStart"/>
            <w:r w:rsidRPr="00C40222">
              <w:rPr>
                <w:lang w:val="en-US"/>
              </w:rPr>
              <w:t>SEND</w:t>
            </w:r>
            <w:proofErr w:type="gramEnd"/>
          </w:p>
          <w:p w14:paraId="1845799C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>Response:</w:t>
            </w:r>
          </w:p>
          <w:p w14:paraId="3C572014" w14:textId="77777777" w:rsidR="00F55988" w:rsidRPr="00C40222" w:rsidRDefault="00F55988" w:rsidP="00F55988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C40222">
              <w:rPr>
                <w:lang w:val="en-US"/>
              </w:rPr>
              <w:t>Status code 500 Internal Server Error</w:t>
            </w:r>
          </w:p>
          <w:p w14:paraId="757660E6" w14:textId="77777777" w:rsidR="00F55988" w:rsidRPr="00C40222" w:rsidRDefault="00F55988" w:rsidP="00F55988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C40222">
              <w:rPr>
                <w:lang w:val="en-US"/>
              </w:rPr>
              <w:t>Response</w:t>
            </w:r>
          </w:p>
          <w:p w14:paraId="59705C40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{</w:t>
            </w:r>
          </w:p>
          <w:p w14:paraId="468FF777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    "timestamp": "2024-06-17T12:05:34.956+00:00",</w:t>
            </w:r>
          </w:p>
          <w:p w14:paraId="1C155F82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    "status": 500,</w:t>
            </w:r>
          </w:p>
          <w:p w14:paraId="7AFDB871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    "error": "Internal Server Error",</w:t>
            </w:r>
          </w:p>
          <w:p w14:paraId="7299CC6C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    "message": "",</w:t>
            </w:r>
          </w:p>
          <w:p w14:paraId="1144315D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    "path": "/</w:t>
            </w:r>
            <w:proofErr w:type="spellStart"/>
            <w:r w:rsidRPr="00C40222">
              <w:rPr>
                <w:lang w:val="en-US"/>
              </w:rPr>
              <w:t>api</w:t>
            </w:r>
            <w:proofErr w:type="spellEnd"/>
            <w:r w:rsidRPr="00C40222">
              <w:rPr>
                <w:lang w:val="en-US"/>
              </w:rPr>
              <w:t>/v1/students/101"</w:t>
            </w:r>
          </w:p>
          <w:p w14:paraId="00268672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>}</w:t>
            </w:r>
          </w:p>
          <w:p w14:paraId="610065BB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Test </w:t>
            </w:r>
            <w:proofErr w:type="spellStart"/>
            <w:r w:rsidRPr="00C40222">
              <w:rPr>
                <w:lang w:val="en-US"/>
              </w:rPr>
              <w:t>faild</w:t>
            </w:r>
            <w:proofErr w:type="spellEnd"/>
            <w:r w:rsidRPr="00C40222">
              <w:rPr>
                <w:lang w:val="en-US"/>
              </w:rPr>
              <w:t>.</w:t>
            </w:r>
          </w:p>
          <w:p w14:paraId="674B981D" w14:textId="77777777" w:rsidR="00F55988" w:rsidRPr="00C40222" w:rsidRDefault="00F55988" w:rsidP="00432F55">
            <w:pPr>
              <w:pStyle w:val="ListParagraph"/>
              <w:rPr>
                <w:lang w:val="en-US"/>
              </w:rPr>
            </w:pPr>
          </w:p>
          <w:p w14:paraId="5A178F50" w14:textId="77777777" w:rsidR="00F55988" w:rsidRPr="00BD22C8" w:rsidRDefault="00F55988" w:rsidP="00432F55">
            <w:pPr>
              <w:rPr>
                <w:lang w:val="en-US"/>
              </w:rPr>
            </w:pPr>
            <w:r w:rsidRPr="00C40222">
              <w:rPr>
                <w:noProof/>
                <w:lang w:val="en-US"/>
              </w:rPr>
              <w:lastRenderedPageBreak/>
              <w:drawing>
                <wp:inline distT="0" distB="0" distL="0" distR="0" wp14:anchorId="5A6CF4E8" wp14:editId="20FC5F7F">
                  <wp:extent cx="3812182" cy="2717800"/>
                  <wp:effectExtent l="0" t="0" r="0" b="6350"/>
                  <wp:docPr id="139148859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488596" name="Picture 1" descr="A screenshot of a computer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765" cy="2721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9DE58" w14:textId="77777777" w:rsidR="00F55988" w:rsidRDefault="00F55988" w:rsidP="00F55988"/>
    <w:p w14:paraId="5E964DEE" w14:textId="77777777" w:rsidR="00991BA3" w:rsidRDefault="00991BA3" w:rsidP="00F55988"/>
    <w:p w14:paraId="017FB337" w14:textId="77777777" w:rsidR="00991BA3" w:rsidRDefault="00991BA3" w:rsidP="00F55988"/>
    <w:p w14:paraId="43D2BBF4" w14:textId="77777777" w:rsidR="00991BA3" w:rsidRDefault="00991BA3" w:rsidP="00F55988"/>
    <w:p w14:paraId="5ABDE5D2" w14:textId="77777777" w:rsidR="00991BA3" w:rsidRDefault="00991BA3" w:rsidP="00F55988"/>
    <w:p w14:paraId="7D467C8F" w14:textId="77777777" w:rsidR="00991BA3" w:rsidRDefault="00991BA3" w:rsidP="00F55988"/>
    <w:p w14:paraId="125F4F07" w14:textId="77777777" w:rsidR="00991BA3" w:rsidRDefault="00991BA3" w:rsidP="00F55988"/>
    <w:p w14:paraId="513C0FE7" w14:textId="77777777" w:rsidR="00991BA3" w:rsidRDefault="00991BA3" w:rsidP="00F55988"/>
    <w:p w14:paraId="28A7F0A5" w14:textId="77777777" w:rsidR="00991BA3" w:rsidRDefault="00991BA3" w:rsidP="00F55988"/>
    <w:p w14:paraId="30814289" w14:textId="77777777" w:rsidR="00991BA3" w:rsidRDefault="00991BA3" w:rsidP="00F55988"/>
    <w:p w14:paraId="0B0DB071" w14:textId="77777777" w:rsidR="00991BA3" w:rsidRDefault="00991BA3" w:rsidP="00F55988"/>
    <w:p w14:paraId="75E9A95A" w14:textId="77777777" w:rsidR="00991BA3" w:rsidRDefault="00991BA3" w:rsidP="00F55988"/>
    <w:p w14:paraId="119C039A" w14:textId="77777777" w:rsidR="00991BA3" w:rsidRDefault="00991BA3" w:rsidP="00F559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5988" w14:paraId="1159A8B4" w14:textId="77777777" w:rsidTr="00432F55">
        <w:tc>
          <w:tcPr>
            <w:tcW w:w="9576" w:type="dxa"/>
          </w:tcPr>
          <w:p w14:paraId="6AD3C370" w14:textId="77777777" w:rsidR="00F55988" w:rsidRPr="00C40222" w:rsidRDefault="00F55988" w:rsidP="005C6CB8">
            <w:pPr>
              <w:pStyle w:val="Heading2"/>
              <w:rPr>
                <w:lang w:val="en-US"/>
              </w:rPr>
            </w:pPr>
            <w:bookmarkStart w:id="29" w:name="_Toc172283539"/>
            <w:r w:rsidRPr="00C40222">
              <w:rPr>
                <w:lang w:val="en-US"/>
              </w:rPr>
              <w:t>003 Abstract: GET date of all students with „</w:t>
            </w:r>
            <w:proofErr w:type="spellStart"/>
            <w:r w:rsidRPr="00C40222">
              <w:rPr>
                <w:lang w:val="en-US"/>
              </w:rPr>
              <w:t>Last_</w:t>
            </w:r>
            <w:proofErr w:type="gramStart"/>
            <w:r w:rsidRPr="00C40222">
              <w:rPr>
                <w:lang w:val="en-US"/>
              </w:rPr>
              <w:t>name</w:t>
            </w:r>
            <w:proofErr w:type="spellEnd"/>
            <w:r w:rsidRPr="00C40222">
              <w:rPr>
                <w:lang w:val="en-US"/>
              </w:rPr>
              <w:t>“ =</w:t>
            </w:r>
            <w:proofErr w:type="gramEnd"/>
            <w:r w:rsidRPr="00C40222">
              <w:rPr>
                <w:lang w:val="en-US"/>
              </w:rPr>
              <w:t xml:space="preserve"> JOSHUA</w:t>
            </w:r>
            <w:bookmarkEnd w:id="29"/>
          </w:p>
          <w:p w14:paraId="58FD8810" w14:textId="77777777" w:rsidR="00F55988" w:rsidRDefault="00F55988" w:rsidP="00432F55"/>
        </w:tc>
      </w:tr>
      <w:tr w:rsidR="00F55988" w14:paraId="677F7CA3" w14:textId="77777777" w:rsidTr="00432F55">
        <w:tc>
          <w:tcPr>
            <w:tcW w:w="9576" w:type="dxa"/>
          </w:tcPr>
          <w:p w14:paraId="37A9C188" w14:textId="77777777" w:rsidR="00F55988" w:rsidRPr="00C40222" w:rsidRDefault="00F55988" w:rsidP="00432F55">
            <w:pPr>
              <w:rPr>
                <w:lang w:val="en-US"/>
              </w:rPr>
            </w:pPr>
            <w:proofErr w:type="spellStart"/>
            <w:r w:rsidRPr="00C40222">
              <w:rPr>
                <w:lang w:val="en-US"/>
              </w:rPr>
              <w:t>Execuded</w:t>
            </w:r>
            <w:proofErr w:type="spellEnd"/>
            <w:r w:rsidRPr="00C40222">
              <w:rPr>
                <w:lang w:val="en-US"/>
              </w:rPr>
              <w:t xml:space="preserve"> result:</w:t>
            </w:r>
          </w:p>
          <w:p w14:paraId="06724478" w14:textId="77777777" w:rsidR="00F55988" w:rsidRPr="00C40222" w:rsidRDefault="00F55988" w:rsidP="00F5598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C40222">
              <w:rPr>
                <w:lang w:val="en-US"/>
              </w:rPr>
              <w:t>GET: http://108.143.193.45:8080/api/v1/students/JOSHUA</w:t>
            </w:r>
          </w:p>
          <w:p w14:paraId="68B95CB3" w14:textId="77777777" w:rsidR="00F55988" w:rsidRPr="00C40222" w:rsidRDefault="00F55988" w:rsidP="00F5598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C40222">
              <w:rPr>
                <w:lang w:val="en-US"/>
              </w:rPr>
              <w:t xml:space="preserve">Press button </w:t>
            </w:r>
            <w:proofErr w:type="gramStart"/>
            <w:r w:rsidRPr="00C40222">
              <w:rPr>
                <w:lang w:val="en-US"/>
              </w:rPr>
              <w:t>SEND</w:t>
            </w:r>
            <w:proofErr w:type="gramEnd"/>
          </w:p>
          <w:p w14:paraId="2A262635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>Response:</w:t>
            </w:r>
          </w:p>
          <w:p w14:paraId="1494774E" w14:textId="77777777" w:rsidR="00F55988" w:rsidRPr="00C40222" w:rsidRDefault="00F55988" w:rsidP="00F55988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C40222">
              <w:rPr>
                <w:lang w:val="en-US"/>
              </w:rPr>
              <w:t>Status code 400 Bad Request</w:t>
            </w:r>
          </w:p>
          <w:p w14:paraId="1EB199B8" w14:textId="77777777" w:rsidR="00F55988" w:rsidRPr="00C40222" w:rsidRDefault="00F55988" w:rsidP="00F55988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C40222">
              <w:rPr>
                <w:lang w:val="en-US"/>
              </w:rPr>
              <w:t>Response</w:t>
            </w:r>
          </w:p>
          <w:p w14:paraId="1E62EC08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{</w:t>
            </w:r>
          </w:p>
          <w:p w14:paraId="5405AD9F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 xml:space="preserve"> "timestamp": "2024-06-17T13:30:58.272+00:00",</w:t>
            </w:r>
          </w:p>
          <w:p w14:paraId="78E287DF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 xml:space="preserve">    "status": 400,</w:t>
            </w:r>
          </w:p>
          <w:p w14:paraId="2583716C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 xml:space="preserve">    "error": "Bad Request",</w:t>
            </w:r>
          </w:p>
          <w:p w14:paraId="3EA2F601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 xml:space="preserve">    "message": "",</w:t>
            </w:r>
          </w:p>
          <w:p w14:paraId="0CC45FEE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 xml:space="preserve">    "path": "/</w:t>
            </w:r>
            <w:proofErr w:type="spellStart"/>
            <w:r w:rsidRPr="00C40222">
              <w:rPr>
                <w:lang w:val="en-US"/>
              </w:rPr>
              <w:t>api</w:t>
            </w:r>
            <w:proofErr w:type="spellEnd"/>
            <w:r w:rsidRPr="00C40222">
              <w:rPr>
                <w:lang w:val="en-US"/>
              </w:rPr>
              <w:t>/v1/students/JOSHUA"</w:t>
            </w:r>
          </w:p>
          <w:p w14:paraId="64A0DF96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}</w:t>
            </w:r>
          </w:p>
          <w:p w14:paraId="0AAE6B31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 xml:space="preserve">Test </w:t>
            </w:r>
            <w:proofErr w:type="spellStart"/>
            <w:r w:rsidRPr="00C40222">
              <w:rPr>
                <w:lang w:val="en-US"/>
              </w:rPr>
              <w:t>faild</w:t>
            </w:r>
            <w:proofErr w:type="spellEnd"/>
            <w:r w:rsidRPr="00C40222">
              <w:rPr>
                <w:lang w:val="en-US"/>
              </w:rPr>
              <w:t>.</w:t>
            </w:r>
          </w:p>
          <w:p w14:paraId="6052E747" w14:textId="77777777" w:rsidR="00F55988" w:rsidRPr="00BD22C8" w:rsidRDefault="00F55988" w:rsidP="00432F55">
            <w:pPr>
              <w:rPr>
                <w:lang w:val="en-US"/>
              </w:rPr>
            </w:pPr>
            <w:r w:rsidRPr="00C40222">
              <w:rPr>
                <w:noProof/>
                <w:lang w:val="en-US"/>
              </w:rPr>
              <w:lastRenderedPageBreak/>
              <w:drawing>
                <wp:inline distT="0" distB="0" distL="0" distR="0" wp14:anchorId="0CE83E3E" wp14:editId="44A87F5B">
                  <wp:extent cx="4925069" cy="3211195"/>
                  <wp:effectExtent l="0" t="0" r="8890" b="8255"/>
                  <wp:docPr id="776872574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872574" name="Picture 1" descr="A screenshot of a computer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230" cy="3212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DD5DFF" w14:textId="77777777" w:rsidR="00F55988" w:rsidRDefault="00F55988" w:rsidP="00F55988"/>
    <w:p w14:paraId="0D933974" w14:textId="77777777" w:rsidR="00991BA3" w:rsidRDefault="00991BA3" w:rsidP="00F55988"/>
    <w:p w14:paraId="64291B93" w14:textId="77777777" w:rsidR="00991BA3" w:rsidRDefault="00991BA3" w:rsidP="00F55988"/>
    <w:p w14:paraId="6016DE44" w14:textId="77777777" w:rsidR="00991BA3" w:rsidRDefault="00991BA3" w:rsidP="00F55988"/>
    <w:p w14:paraId="55096E1F" w14:textId="77777777" w:rsidR="00991BA3" w:rsidRDefault="00991BA3" w:rsidP="00F55988"/>
    <w:p w14:paraId="7B11A437" w14:textId="77777777" w:rsidR="00991BA3" w:rsidRDefault="00991BA3" w:rsidP="00F55988"/>
    <w:p w14:paraId="26D29A9D" w14:textId="77777777" w:rsidR="00991BA3" w:rsidRDefault="00991BA3" w:rsidP="00F55988"/>
    <w:p w14:paraId="3637CA02" w14:textId="77777777" w:rsidR="00991BA3" w:rsidRDefault="00991BA3" w:rsidP="00F55988"/>
    <w:p w14:paraId="5B48443C" w14:textId="77777777" w:rsidR="00991BA3" w:rsidRDefault="00991BA3" w:rsidP="00F55988"/>
    <w:p w14:paraId="3AA3E51C" w14:textId="77777777" w:rsidR="00991BA3" w:rsidRDefault="00991BA3" w:rsidP="00F55988"/>
    <w:p w14:paraId="7DC7D1C4" w14:textId="77777777" w:rsidR="00991BA3" w:rsidRDefault="00991BA3" w:rsidP="00F559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5988" w14:paraId="6172887A" w14:textId="77777777" w:rsidTr="00432F55">
        <w:tc>
          <w:tcPr>
            <w:tcW w:w="9576" w:type="dxa"/>
          </w:tcPr>
          <w:p w14:paraId="676BBEE0" w14:textId="77777777" w:rsidR="00F55988" w:rsidRPr="00C40222" w:rsidRDefault="00F55988" w:rsidP="005C6CB8">
            <w:pPr>
              <w:pStyle w:val="Heading2"/>
              <w:rPr>
                <w:lang w:val="en-US"/>
              </w:rPr>
            </w:pPr>
            <w:bookmarkStart w:id="30" w:name="_Toc172283540"/>
            <w:r w:rsidRPr="00C40222">
              <w:rPr>
                <w:lang w:val="en-US"/>
              </w:rPr>
              <w:t xml:space="preserve">004 Abstract: DELETE all data about existing </w:t>
            </w:r>
            <w:proofErr w:type="spellStart"/>
            <w:proofErr w:type="gramStart"/>
            <w:r w:rsidRPr="00C40222">
              <w:rPr>
                <w:lang w:val="en-US"/>
              </w:rPr>
              <w:t>sudent</w:t>
            </w:r>
            <w:bookmarkEnd w:id="30"/>
            <w:proofErr w:type="spellEnd"/>
            <w:proofErr w:type="gramEnd"/>
          </w:p>
          <w:p w14:paraId="2B867CE8" w14:textId="77777777" w:rsidR="00F55988" w:rsidRDefault="00F55988" w:rsidP="00432F55"/>
        </w:tc>
      </w:tr>
      <w:tr w:rsidR="00F55988" w14:paraId="7E561239" w14:textId="77777777" w:rsidTr="00432F55">
        <w:tc>
          <w:tcPr>
            <w:tcW w:w="9576" w:type="dxa"/>
          </w:tcPr>
          <w:p w14:paraId="01EA9301" w14:textId="77777777" w:rsidR="00F55988" w:rsidRPr="00C40222" w:rsidRDefault="00F55988" w:rsidP="00432F55">
            <w:pPr>
              <w:rPr>
                <w:lang w:val="en-US"/>
              </w:rPr>
            </w:pPr>
            <w:proofErr w:type="spellStart"/>
            <w:r w:rsidRPr="00C40222">
              <w:rPr>
                <w:lang w:val="en-US"/>
              </w:rPr>
              <w:t>Execuded</w:t>
            </w:r>
            <w:proofErr w:type="spellEnd"/>
            <w:r w:rsidRPr="00C40222">
              <w:rPr>
                <w:lang w:val="en-US"/>
              </w:rPr>
              <w:t xml:space="preserve"> result:</w:t>
            </w:r>
          </w:p>
          <w:p w14:paraId="1F16494F" w14:textId="77777777" w:rsidR="00F55988" w:rsidRPr="00C40222" w:rsidRDefault="00F55988" w:rsidP="00F55988">
            <w:pPr>
              <w:pStyle w:val="ListParagraph"/>
              <w:numPr>
                <w:ilvl w:val="0"/>
                <w:numId w:val="18"/>
              </w:numPr>
              <w:rPr>
                <w:lang w:val="en-US"/>
              </w:rPr>
            </w:pPr>
            <w:r w:rsidRPr="00C40222">
              <w:rPr>
                <w:lang w:val="en-US"/>
              </w:rPr>
              <w:t>DELETE: http://108.143.193.45:8080/api/v1/students/238</w:t>
            </w:r>
          </w:p>
          <w:p w14:paraId="35071B2B" w14:textId="77777777" w:rsidR="00F55988" w:rsidRPr="00C40222" w:rsidRDefault="00F55988" w:rsidP="00F55988">
            <w:pPr>
              <w:pStyle w:val="ListParagraph"/>
              <w:numPr>
                <w:ilvl w:val="0"/>
                <w:numId w:val="18"/>
              </w:numPr>
              <w:rPr>
                <w:lang w:val="en-US"/>
              </w:rPr>
            </w:pPr>
            <w:r w:rsidRPr="00C40222">
              <w:rPr>
                <w:lang w:val="en-US"/>
              </w:rPr>
              <w:t xml:space="preserve">Press button </w:t>
            </w:r>
            <w:proofErr w:type="gramStart"/>
            <w:r w:rsidRPr="00C40222">
              <w:rPr>
                <w:lang w:val="en-US"/>
              </w:rPr>
              <w:t>SEND</w:t>
            </w:r>
            <w:proofErr w:type="gramEnd"/>
          </w:p>
          <w:p w14:paraId="6CAA0554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>Response:</w:t>
            </w:r>
          </w:p>
          <w:p w14:paraId="519B5702" w14:textId="77777777" w:rsidR="00F55988" w:rsidRPr="00C40222" w:rsidRDefault="00F55988" w:rsidP="00F55988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C40222">
              <w:rPr>
                <w:lang w:val="en-US"/>
              </w:rPr>
              <w:t>Status code 200 OK</w:t>
            </w:r>
          </w:p>
          <w:p w14:paraId="4F65CC5B" w14:textId="77777777" w:rsidR="00F55988" w:rsidRPr="00C40222" w:rsidRDefault="00F55988" w:rsidP="00F55988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C40222">
              <w:rPr>
                <w:lang w:val="en-US"/>
              </w:rPr>
              <w:t>Response</w:t>
            </w:r>
          </w:p>
          <w:p w14:paraId="0F5D96BA" w14:textId="77777777" w:rsidR="00F55988" w:rsidRPr="00C40222" w:rsidRDefault="00F55988" w:rsidP="00432F55">
            <w:pPr>
              <w:ind w:left="360" w:firstLine="360"/>
              <w:rPr>
                <w:lang w:val="en-US"/>
              </w:rPr>
            </w:pPr>
            <w:r w:rsidRPr="00C40222">
              <w:rPr>
                <w:lang w:val="en-US"/>
              </w:rPr>
              <w:t>1</w:t>
            </w:r>
          </w:p>
          <w:p w14:paraId="146C24FB" w14:textId="77777777" w:rsidR="00F55988" w:rsidRPr="00C40222" w:rsidRDefault="00F55988" w:rsidP="00F55988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C40222">
              <w:rPr>
                <w:lang w:val="en-US"/>
              </w:rPr>
              <w:t xml:space="preserve">Checked again in My SQL Workbench </w:t>
            </w:r>
          </w:p>
          <w:p w14:paraId="13D368A2" w14:textId="77777777" w:rsidR="00F55988" w:rsidRPr="00C40222" w:rsidRDefault="00F55988" w:rsidP="00F55988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C40222">
              <w:rPr>
                <w:lang w:val="en-US"/>
              </w:rPr>
              <w:t>SELECT * FROM student WHERE id=</w:t>
            </w:r>
            <w:proofErr w:type="gramStart"/>
            <w:r w:rsidRPr="00C40222">
              <w:rPr>
                <w:lang w:val="en-US"/>
              </w:rPr>
              <w:t>238;</w:t>
            </w:r>
            <w:proofErr w:type="gramEnd"/>
          </w:p>
          <w:p w14:paraId="3061D237" w14:textId="77777777" w:rsidR="00F55988" w:rsidRPr="00C40222" w:rsidRDefault="00F55988" w:rsidP="00F55988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proofErr w:type="spellStart"/>
            <w:r w:rsidRPr="00C40222">
              <w:rPr>
                <w:lang w:val="en-US"/>
              </w:rPr>
              <w:t>Execude</w:t>
            </w:r>
            <w:proofErr w:type="spellEnd"/>
          </w:p>
          <w:p w14:paraId="33CA46C5" w14:textId="77777777" w:rsidR="00F55988" w:rsidRPr="00C40222" w:rsidRDefault="00F55988" w:rsidP="00432F55">
            <w:pPr>
              <w:pStyle w:val="ListParagraph"/>
              <w:rPr>
                <w:lang w:val="en-US"/>
              </w:rPr>
            </w:pPr>
            <w:r w:rsidRPr="00C40222">
              <w:rPr>
                <w:noProof/>
                <w:lang w:val="en-US"/>
              </w:rPr>
              <w:lastRenderedPageBreak/>
              <w:drawing>
                <wp:inline distT="0" distB="0" distL="0" distR="0" wp14:anchorId="0F2A8DB1" wp14:editId="6E8A8BA6">
                  <wp:extent cx="4857115" cy="3248118"/>
                  <wp:effectExtent l="0" t="0" r="635" b="9525"/>
                  <wp:docPr id="85698872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988727" name="Picture 1" descr="A screenshot of a computer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649" cy="3255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9D5A5" w14:textId="77777777" w:rsidR="00F55988" w:rsidRPr="00BD22C8" w:rsidRDefault="00F55988" w:rsidP="00432F55">
            <w:pPr>
              <w:ind w:left="360" w:firstLine="360"/>
              <w:rPr>
                <w:lang w:val="en-US"/>
              </w:rPr>
            </w:pPr>
            <w:r w:rsidRPr="00C40222">
              <w:rPr>
                <w:lang w:val="en-US"/>
              </w:rPr>
              <w:t>Test passed.</w:t>
            </w:r>
          </w:p>
        </w:tc>
      </w:tr>
    </w:tbl>
    <w:p w14:paraId="47061B81" w14:textId="77777777" w:rsidR="00F55988" w:rsidRDefault="00F55988" w:rsidP="00F55988"/>
    <w:p w14:paraId="2383E480" w14:textId="77777777" w:rsidR="00991BA3" w:rsidRDefault="00991BA3" w:rsidP="00F55988"/>
    <w:p w14:paraId="6F03C011" w14:textId="77777777" w:rsidR="00991BA3" w:rsidRDefault="00991BA3" w:rsidP="00F55988"/>
    <w:p w14:paraId="24C692D5" w14:textId="77777777" w:rsidR="00991BA3" w:rsidRDefault="00991BA3" w:rsidP="00F55988"/>
    <w:p w14:paraId="01F9FB5A" w14:textId="77777777" w:rsidR="00991BA3" w:rsidRDefault="00991BA3" w:rsidP="00F55988"/>
    <w:p w14:paraId="5959D5F4" w14:textId="77777777" w:rsidR="00991BA3" w:rsidRDefault="00991BA3" w:rsidP="00F55988"/>
    <w:p w14:paraId="2CCA8EA1" w14:textId="77777777" w:rsidR="00991BA3" w:rsidRDefault="00991BA3" w:rsidP="00F55988"/>
    <w:p w14:paraId="2D3D3787" w14:textId="77777777" w:rsidR="00991BA3" w:rsidRDefault="00991BA3" w:rsidP="00F55988"/>
    <w:p w14:paraId="5C368538" w14:textId="77777777" w:rsidR="00991BA3" w:rsidRDefault="00991BA3" w:rsidP="00F55988"/>
    <w:p w14:paraId="29663B00" w14:textId="77777777" w:rsidR="00991BA3" w:rsidRDefault="00991BA3" w:rsidP="00F55988"/>
    <w:p w14:paraId="507E24D8" w14:textId="77777777" w:rsidR="00991BA3" w:rsidRDefault="00991BA3" w:rsidP="00F55988"/>
    <w:p w14:paraId="39C0C269" w14:textId="77777777" w:rsidR="00991BA3" w:rsidRDefault="00991BA3" w:rsidP="00F55988"/>
    <w:p w14:paraId="32E4A702" w14:textId="77777777" w:rsidR="00991BA3" w:rsidRDefault="00991BA3" w:rsidP="00F559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5988" w14:paraId="322EA7E3" w14:textId="77777777" w:rsidTr="00432F55">
        <w:tc>
          <w:tcPr>
            <w:tcW w:w="9576" w:type="dxa"/>
          </w:tcPr>
          <w:p w14:paraId="5059F503" w14:textId="77777777" w:rsidR="00F55988" w:rsidRPr="00C40222" w:rsidRDefault="00F55988" w:rsidP="005C6CB8">
            <w:pPr>
              <w:pStyle w:val="Heading2"/>
              <w:rPr>
                <w:lang w:val="en-US"/>
              </w:rPr>
            </w:pPr>
            <w:bookmarkStart w:id="31" w:name="_Toc172283541"/>
            <w:r w:rsidRPr="00C40222">
              <w:rPr>
                <w:lang w:val="en-US"/>
              </w:rPr>
              <w:t xml:space="preserve">005 DELETE all data about non-existing </w:t>
            </w:r>
            <w:proofErr w:type="gramStart"/>
            <w:r w:rsidRPr="00C40222">
              <w:rPr>
                <w:lang w:val="en-US"/>
              </w:rPr>
              <w:t>student</w:t>
            </w:r>
            <w:bookmarkEnd w:id="31"/>
            <w:proofErr w:type="gramEnd"/>
          </w:p>
          <w:p w14:paraId="26194311" w14:textId="77777777" w:rsidR="00F55988" w:rsidRDefault="00F55988" w:rsidP="00432F55"/>
        </w:tc>
      </w:tr>
      <w:tr w:rsidR="00F55988" w14:paraId="320B6BE1" w14:textId="77777777" w:rsidTr="00432F55">
        <w:tc>
          <w:tcPr>
            <w:tcW w:w="9576" w:type="dxa"/>
          </w:tcPr>
          <w:p w14:paraId="42EB7898" w14:textId="77777777" w:rsidR="00F55988" w:rsidRPr="00C40222" w:rsidRDefault="00F55988" w:rsidP="00432F55">
            <w:pPr>
              <w:rPr>
                <w:lang w:val="en-US"/>
              </w:rPr>
            </w:pPr>
            <w:proofErr w:type="spellStart"/>
            <w:r w:rsidRPr="00C40222">
              <w:rPr>
                <w:lang w:val="en-US"/>
              </w:rPr>
              <w:t>Execuded</w:t>
            </w:r>
            <w:proofErr w:type="spellEnd"/>
            <w:r w:rsidRPr="00C40222">
              <w:rPr>
                <w:lang w:val="en-US"/>
              </w:rPr>
              <w:t xml:space="preserve"> result:</w:t>
            </w:r>
          </w:p>
          <w:p w14:paraId="5E7E43D9" w14:textId="77777777" w:rsidR="00F55988" w:rsidRPr="00C40222" w:rsidRDefault="00F55988" w:rsidP="00F55988">
            <w:pPr>
              <w:pStyle w:val="ListParagraph"/>
              <w:numPr>
                <w:ilvl w:val="0"/>
                <w:numId w:val="24"/>
              </w:numPr>
              <w:rPr>
                <w:lang w:val="en-US"/>
              </w:rPr>
            </w:pPr>
            <w:r w:rsidRPr="00C40222">
              <w:rPr>
                <w:lang w:val="en-US"/>
              </w:rPr>
              <w:t>DELETE: http://108.143.193.45:8080/api/v1/students/101</w:t>
            </w:r>
          </w:p>
          <w:p w14:paraId="2CFDB380" w14:textId="77777777" w:rsidR="00F55988" w:rsidRPr="00C40222" w:rsidRDefault="00F55988" w:rsidP="00F55988">
            <w:pPr>
              <w:pStyle w:val="ListParagraph"/>
              <w:numPr>
                <w:ilvl w:val="0"/>
                <w:numId w:val="24"/>
              </w:numPr>
              <w:rPr>
                <w:lang w:val="en-US"/>
              </w:rPr>
            </w:pPr>
            <w:r w:rsidRPr="00C40222">
              <w:rPr>
                <w:lang w:val="en-US"/>
              </w:rPr>
              <w:t xml:space="preserve">Press button </w:t>
            </w:r>
            <w:proofErr w:type="gramStart"/>
            <w:r w:rsidRPr="00C40222">
              <w:rPr>
                <w:lang w:val="en-US"/>
              </w:rPr>
              <w:t>SEND</w:t>
            </w:r>
            <w:proofErr w:type="gramEnd"/>
          </w:p>
          <w:p w14:paraId="1BDBFCE9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>Response:</w:t>
            </w:r>
          </w:p>
          <w:p w14:paraId="61822E17" w14:textId="77777777" w:rsidR="00F55988" w:rsidRPr="00C40222" w:rsidRDefault="00F55988" w:rsidP="00F55988">
            <w:pPr>
              <w:pStyle w:val="ListParagraph"/>
              <w:numPr>
                <w:ilvl w:val="0"/>
                <w:numId w:val="25"/>
              </w:numPr>
              <w:rPr>
                <w:lang w:val="en-US"/>
              </w:rPr>
            </w:pPr>
            <w:r w:rsidRPr="00C40222">
              <w:rPr>
                <w:lang w:val="en-US"/>
              </w:rPr>
              <w:t>Status code 500 Internal Server Error</w:t>
            </w:r>
          </w:p>
          <w:p w14:paraId="5A2F1214" w14:textId="77777777" w:rsidR="00F55988" w:rsidRPr="00C40222" w:rsidRDefault="00F55988" w:rsidP="00F55988">
            <w:pPr>
              <w:pStyle w:val="ListParagraph"/>
              <w:numPr>
                <w:ilvl w:val="0"/>
                <w:numId w:val="25"/>
              </w:numPr>
              <w:rPr>
                <w:lang w:val="en-US"/>
              </w:rPr>
            </w:pPr>
            <w:r w:rsidRPr="00C40222">
              <w:rPr>
                <w:lang w:val="en-US"/>
              </w:rPr>
              <w:t>Response</w:t>
            </w:r>
          </w:p>
          <w:p w14:paraId="5AD56E6B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>{</w:t>
            </w:r>
          </w:p>
          <w:p w14:paraId="48F9E0F4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    "timestamp": "2024-06-21T09:35:49.293+00:00",</w:t>
            </w:r>
          </w:p>
          <w:p w14:paraId="3537C190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    "status": 500,</w:t>
            </w:r>
          </w:p>
          <w:p w14:paraId="370991BF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    "error": "Internal Server Error",</w:t>
            </w:r>
          </w:p>
          <w:p w14:paraId="05291D77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    "message": "",</w:t>
            </w:r>
          </w:p>
          <w:p w14:paraId="155BFFE0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    "path": "/</w:t>
            </w:r>
            <w:proofErr w:type="spellStart"/>
            <w:r w:rsidRPr="00C40222">
              <w:rPr>
                <w:lang w:val="en-US"/>
              </w:rPr>
              <w:t>api</w:t>
            </w:r>
            <w:proofErr w:type="spellEnd"/>
            <w:r w:rsidRPr="00C40222">
              <w:rPr>
                <w:lang w:val="en-US"/>
              </w:rPr>
              <w:t>/v1/students/101"</w:t>
            </w:r>
          </w:p>
          <w:p w14:paraId="0573FD36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lastRenderedPageBreak/>
              <w:t>}</w:t>
            </w:r>
            <w:r w:rsidRPr="00C40222">
              <w:rPr>
                <w:noProof/>
                <w:lang w:val="en-US"/>
              </w:rPr>
              <w:drawing>
                <wp:inline distT="0" distB="0" distL="0" distR="0" wp14:anchorId="541C6307" wp14:editId="3E930B53">
                  <wp:extent cx="5118558" cy="3092450"/>
                  <wp:effectExtent l="0" t="0" r="6350" b="0"/>
                  <wp:docPr id="9117316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73166" name="Picture 1" descr="A screenshot of a computer&#10;&#10;Description automatically 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196" cy="310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5A302" w14:textId="77777777" w:rsidR="00F55988" w:rsidRPr="00BD22C8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Test </w:t>
            </w:r>
            <w:proofErr w:type="spellStart"/>
            <w:r w:rsidRPr="00C40222">
              <w:rPr>
                <w:lang w:val="en-US"/>
              </w:rPr>
              <w:t>faild</w:t>
            </w:r>
            <w:proofErr w:type="spellEnd"/>
            <w:r w:rsidRPr="00C40222">
              <w:rPr>
                <w:lang w:val="en-US"/>
              </w:rPr>
              <w:t>.</w:t>
            </w:r>
          </w:p>
        </w:tc>
      </w:tr>
    </w:tbl>
    <w:p w14:paraId="7B365CA5" w14:textId="77777777" w:rsidR="00F55988" w:rsidRDefault="00F55988" w:rsidP="00F55988"/>
    <w:p w14:paraId="55D721B1" w14:textId="77777777" w:rsidR="00991BA3" w:rsidRDefault="00991BA3" w:rsidP="00F55988"/>
    <w:p w14:paraId="2A97ADB1" w14:textId="77777777" w:rsidR="00991BA3" w:rsidRDefault="00991BA3" w:rsidP="00F55988"/>
    <w:p w14:paraId="56D9957C" w14:textId="77777777" w:rsidR="00991BA3" w:rsidRDefault="00991BA3" w:rsidP="00F55988"/>
    <w:p w14:paraId="6DC3A9DC" w14:textId="77777777" w:rsidR="00991BA3" w:rsidRDefault="00991BA3" w:rsidP="00F55988"/>
    <w:p w14:paraId="74D82EED" w14:textId="77777777" w:rsidR="00991BA3" w:rsidRDefault="00991BA3" w:rsidP="00F55988"/>
    <w:p w14:paraId="1BF4DCDA" w14:textId="77777777" w:rsidR="00991BA3" w:rsidRDefault="00991BA3" w:rsidP="00F55988"/>
    <w:p w14:paraId="1A457D1D" w14:textId="77777777" w:rsidR="00991BA3" w:rsidRDefault="00991BA3" w:rsidP="00F55988"/>
    <w:p w14:paraId="0E3709B3" w14:textId="77777777" w:rsidR="00991BA3" w:rsidRDefault="00991BA3" w:rsidP="00F55988"/>
    <w:p w14:paraId="64ED636D" w14:textId="77777777" w:rsidR="00991BA3" w:rsidRDefault="00991BA3" w:rsidP="00F55988"/>
    <w:p w14:paraId="6F118A2F" w14:textId="77777777" w:rsidR="00991BA3" w:rsidRDefault="00991BA3" w:rsidP="00F55988"/>
    <w:p w14:paraId="4B5563EF" w14:textId="77777777" w:rsidR="00991BA3" w:rsidRDefault="00991BA3" w:rsidP="00F559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5988" w14:paraId="12E1B8A2" w14:textId="77777777" w:rsidTr="00432F55">
        <w:tc>
          <w:tcPr>
            <w:tcW w:w="9576" w:type="dxa"/>
          </w:tcPr>
          <w:p w14:paraId="6F8D11D6" w14:textId="77777777" w:rsidR="00F55988" w:rsidRPr="00C40222" w:rsidRDefault="00F55988" w:rsidP="005C6CB8">
            <w:pPr>
              <w:pStyle w:val="Heading2"/>
              <w:rPr>
                <w:lang w:val="en-US"/>
              </w:rPr>
            </w:pPr>
            <w:bookmarkStart w:id="32" w:name="_Toc172283542"/>
            <w:r w:rsidRPr="00C40222">
              <w:rPr>
                <w:lang w:val="en-US"/>
              </w:rPr>
              <w:t xml:space="preserve">006 DELETE all data of all students with the same „Last </w:t>
            </w:r>
            <w:proofErr w:type="gramStart"/>
            <w:r w:rsidRPr="00C40222">
              <w:rPr>
                <w:lang w:val="en-US"/>
              </w:rPr>
              <w:t>Name“</w:t>
            </w:r>
            <w:bookmarkEnd w:id="32"/>
            <w:proofErr w:type="gramEnd"/>
          </w:p>
          <w:p w14:paraId="11F22E2A" w14:textId="77777777" w:rsidR="00F55988" w:rsidRDefault="00F55988" w:rsidP="00432F55"/>
        </w:tc>
      </w:tr>
      <w:tr w:rsidR="00F55988" w14:paraId="11F00E13" w14:textId="77777777" w:rsidTr="00432F55">
        <w:tc>
          <w:tcPr>
            <w:tcW w:w="9576" w:type="dxa"/>
          </w:tcPr>
          <w:p w14:paraId="7874DB3E" w14:textId="77777777" w:rsidR="00F55988" w:rsidRPr="00C40222" w:rsidRDefault="00F55988" w:rsidP="00432F55">
            <w:pPr>
              <w:rPr>
                <w:lang w:val="en-US"/>
              </w:rPr>
            </w:pPr>
            <w:proofErr w:type="spellStart"/>
            <w:r w:rsidRPr="00C40222">
              <w:rPr>
                <w:lang w:val="en-US"/>
              </w:rPr>
              <w:t>Execuded</w:t>
            </w:r>
            <w:proofErr w:type="spellEnd"/>
            <w:r w:rsidRPr="00C40222">
              <w:rPr>
                <w:lang w:val="en-US"/>
              </w:rPr>
              <w:t xml:space="preserve"> result:</w:t>
            </w:r>
          </w:p>
          <w:p w14:paraId="360BC2CC" w14:textId="77777777" w:rsidR="00F55988" w:rsidRPr="00C40222" w:rsidRDefault="00F55988" w:rsidP="00F55988">
            <w:pPr>
              <w:pStyle w:val="ListParagraph"/>
              <w:numPr>
                <w:ilvl w:val="0"/>
                <w:numId w:val="23"/>
              </w:numPr>
              <w:rPr>
                <w:lang w:val="en-US"/>
              </w:rPr>
            </w:pPr>
            <w:r w:rsidRPr="00C40222">
              <w:rPr>
                <w:lang w:val="en-US"/>
              </w:rPr>
              <w:t xml:space="preserve">DELETE: http://108.143.193.45:8080/api/v1/students/ </w:t>
            </w:r>
            <w:proofErr w:type="spellStart"/>
            <w:r w:rsidRPr="00C40222">
              <w:rPr>
                <w:lang w:val="en-US"/>
              </w:rPr>
              <w:t>last_name</w:t>
            </w:r>
            <w:proofErr w:type="spellEnd"/>
            <w:r w:rsidRPr="00C40222">
              <w:rPr>
                <w:lang w:val="en-US"/>
              </w:rPr>
              <w:t xml:space="preserve"> = “</w:t>
            </w:r>
            <w:proofErr w:type="gramStart"/>
            <w:r w:rsidRPr="00C40222">
              <w:rPr>
                <w:lang w:val="en-US"/>
              </w:rPr>
              <w:t>NEVĚŘÍCÍ“</w:t>
            </w:r>
            <w:proofErr w:type="gramEnd"/>
          </w:p>
          <w:p w14:paraId="7C3CEDE3" w14:textId="77777777" w:rsidR="00F55988" w:rsidRPr="00C40222" w:rsidRDefault="00F55988" w:rsidP="00F55988">
            <w:pPr>
              <w:pStyle w:val="ListParagraph"/>
              <w:numPr>
                <w:ilvl w:val="0"/>
                <w:numId w:val="23"/>
              </w:numPr>
              <w:rPr>
                <w:lang w:val="en-US"/>
              </w:rPr>
            </w:pPr>
            <w:r w:rsidRPr="00C40222">
              <w:rPr>
                <w:lang w:val="en-US"/>
              </w:rPr>
              <w:t xml:space="preserve">Press button </w:t>
            </w:r>
            <w:proofErr w:type="gramStart"/>
            <w:r w:rsidRPr="00C40222">
              <w:rPr>
                <w:lang w:val="en-US"/>
              </w:rPr>
              <w:t>SEND</w:t>
            </w:r>
            <w:proofErr w:type="gramEnd"/>
          </w:p>
          <w:p w14:paraId="487F1F3E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>Response:</w:t>
            </w:r>
          </w:p>
          <w:p w14:paraId="4FDE5814" w14:textId="77777777" w:rsidR="00F55988" w:rsidRPr="00C40222" w:rsidRDefault="00F55988" w:rsidP="00F55988">
            <w:pPr>
              <w:pStyle w:val="ListParagraph"/>
              <w:numPr>
                <w:ilvl w:val="0"/>
                <w:numId w:val="26"/>
              </w:numPr>
              <w:rPr>
                <w:lang w:val="en-US"/>
              </w:rPr>
            </w:pPr>
            <w:r w:rsidRPr="00C40222">
              <w:rPr>
                <w:lang w:val="en-US"/>
              </w:rPr>
              <w:t>Status code 400 Bad Request</w:t>
            </w:r>
          </w:p>
          <w:p w14:paraId="1FE5C6D7" w14:textId="77777777" w:rsidR="00F55988" w:rsidRPr="00C40222" w:rsidRDefault="00F55988" w:rsidP="00F55988">
            <w:pPr>
              <w:pStyle w:val="ListParagraph"/>
              <w:numPr>
                <w:ilvl w:val="0"/>
                <w:numId w:val="26"/>
              </w:numPr>
              <w:rPr>
                <w:lang w:val="en-US"/>
              </w:rPr>
            </w:pPr>
            <w:r w:rsidRPr="00C40222">
              <w:rPr>
                <w:lang w:val="en-US"/>
              </w:rPr>
              <w:t>Response</w:t>
            </w:r>
          </w:p>
          <w:p w14:paraId="4D09FC33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>{</w:t>
            </w:r>
          </w:p>
          <w:p w14:paraId="131CFF0E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    "timestamp": "2024-06-21T09:53:50.880+00:00",</w:t>
            </w:r>
          </w:p>
          <w:p w14:paraId="5A717D59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    "status": 400,</w:t>
            </w:r>
          </w:p>
          <w:p w14:paraId="4EE2A130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    "error": "Bad Request",</w:t>
            </w:r>
          </w:p>
          <w:p w14:paraId="674E90D1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    "message": "",</w:t>
            </w:r>
          </w:p>
          <w:p w14:paraId="4C168EB9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    "path": "/api/v1/students/last_name%20=%20%22NEV%C4%9A%C5%98%C3%8DC%C3%8D%22;"</w:t>
            </w:r>
          </w:p>
          <w:p w14:paraId="186E1F29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lastRenderedPageBreak/>
              <w:t>}</w:t>
            </w:r>
            <w:r w:rsidRPr="00C40222">
              <w:rPr>
                <w:noProof/>
                <w:lang w:val="en-US"/>
              </w:rPr>
              <w:drawing>
                <wp:inline distT="0" distB="0" distL="0" distR="0" wp14:anchorId="5D8FB48C" wp14:editId="6D0E3673">
                  <wp:extent cx="5733415" cy="3337560"/>
                  <wp:effectExtent l="0" t="0" r="635" b="0"/>
                  <wp:docPr id="18936656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66567" name="Picture 1" descr="A screenshot of a computer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3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E141A" w14:textId="77777777" w:rsidR="00F55988" w:rsidRPr="00C40222" w:rsidRDefault="00F55988" w:rsidP="00432F55">
            <w:pPr>
              <w:rPr>
                <w:lang w:val="en-US"/>
              </w:rPr>
            </w:pPr>
          </w:p>
          <w:p w14:paraId="584609BA" w14:textId="77777777" w:rsidR="00F55988" w:rsidRPr="00BD22C8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 xml:space="preserve">Test </w:t>
            </w:r>
            <w:proofErr w:type="spellStart"/>
            <w:r w:rsidRPr="00C40222">
              <w:rPr>
                <w:lang w:val="en-US"/>
              </w:rPr>
              <w:t>faild</w:t>
            </w:r>
            <w:proofErr w:type="spellEnd"/>
            <w:r w:rsidRPr="00C40222">
              <w:rPr>
                <w:lang w:val="en-US"/>
              </w:rPr>
              <w:t>.</w:t>
            </w:r>
          </w:p>
        </w:tc>
      </w:tr>
    </w:tbl>
    <w:p w14:paraId="415898CA" w14:textId="77777777" w:rsidR="00F55988" w:rsidRDefault="00F55988" w:rsidP="00F55988"/>
    <w:p w14:paraId="0B772325" w14:textId="77777777" w:rsidR="00991BA3" w:rsidRDefault="00991BA3" w:rsidP="00F55988"/>
    <w:p w14:paraId="129C8912" w14:textId="77777777" w:rsidR="00991BA3" w:rsidRDefault="00991BA3" w:rsidP="00F55988"/>
    <w:p w14:paraId="344400D1" w14:textId="77777777" w:rsidR="00991BA3" w:rsidRDefault="00991BA3" w:rsidP="00F55988"/>
    <w:p w14:paraId="2A9000A7" w14:textId="77777777" w:rsidR="00991BA3" w:rsidRDefault="00991BA3" w:rsidP="00F55988"/>
    <w:p w14:paraId="136D9059" w14:textId="77777777" w:rsidR="00991BA3" w:rsidRDefault="00991BA3" w:rsidP="00F55988"/>
    <w:p w14:paraId="634427C0" w14:textId="77777777" w:rsidR="00991BA3" w:rsidRDefault="00991BA3" w:rsidP="00F55988"/>
    <w:p w14:paraId="358C6BD2" w14:textId="77777777" w:rsidR="00991BA3" w:rsidRDefault="00991BA3" w:rsidP="00F559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5988" w14:paraId="178F159E" w14:textId="77777777" w:rsidTr="00432F55">
        <w:tc>
          <w:tcPr>
            <w:tcW w:w="9576" w:type="dxa"/>
          </w:tcPr>
          <w:p w14:paraId="7EEA4576" w14:textId="77777777" w:rsidR="00F55988" w:rsidRDefault="00F55988" w:rsidP="005C6CB8">
            <w:pPr>
              <w:pStyle w:val="Heading2"/>
              <w:rPr>
                <w:lang w:val="en-US"/>
              </w:rPr>
            </w:pPr>
            <w:bookmarkStart w:id="33" w:name="_Toc172283543"/>
            <w:r w:rsidRPr="00C40222">
              <w:rPr>
                <w:lang w:val="en-US"/>
              </w:rPr>
              <w:t xml:space="preserve">007 Abstract:  Add a new student to the </w:t>
            </w:r>
            <w:proofErr w:type="gramStart"/>
            <w:r w:rsidRPr="00C40222">
              <w:rPr>
                <w:lang w:val="en-US"/>
              </w:rPr>
              <w:t>database</w:t>
            </w:r>
            <w:bookmarkEnd w:id="33"/>
            <w:proofErr w:type="gramEnd"/>
          </w:p>
          <w:p w14:paraId="7C77B607" w14:textId="77777777" w:rsidR="00F55988" w:rsidRDefault="00F55988" w:rsidP="00432F55"/>
        </w:tc>
      </w:tr>
      <w:tr w:rsidR="00F55988" w14:paraId="7D863942" w14:textId="77777777" w:rsidTr="00432F55">
        <w:tc>
          <w:tcPr>
            <w:tcW w:w="9576" w:type="dxa"/>
          </w:tcPr>
          <w:p w14:paraId="673D179A" w14:textId="77777777" w:rsidR="00F55988" w:rsidRDefault="00F55988" w:rsidP="00432F55">
            <w:pPr>
              <w:rPr>
                <w:lang w:val="en-US"/>
              </w:rPr>
            </w:pPr>
            <w:r>
              <w:rPr>
                <w:lang w:val="en-US"/>
              </w:rPr>
              <w:t>Executed result:</w:t>
            </w:r>
          </w:p>
          <w:p w14:paraId="2DBF5A8B" w14:textId="77777777" w:rsidR="00F55988" w:rsidRDefault="00F55988" w:rsidP="00F55988">
            <w:pPr>
              <w:pStyle w:val="ListParagraph"/>
              <w:numPr>
                <w:ilvl w:val="0"/>
                <w:numId w:val="32"/>
              </w:numPr>
              <w:rPr>
                <w:lang w:val="en-US"/>
              </w:rPr>
            </w:pPr>
            <w:r>
              <w:rPr>
                <w:lang w:val="en-US"/>
              </w:rPr>
              <w:t xml:space="preserve">POST </w:t>
            </w:r>
            <w:hyperlink r:id="rId31" w:history="1">
              <w:r w:rsidRPr="00841B5B">
                <w:rPr>
                  <w:rStyle w:val="Hyperlink"/>
                  <w:lang w:val="en-US"/>
                </w:rPr>
                <w:t>http://108.143.193.45:8080/api/v1/students/</w:t>
              </w:r>
            </w:hyperlink>
          </w:p>
          <w:p w14:paraId="21015A0B" w14:textId="77777777" w:rsidR="00F55988" w:rsidRDefault="00F55988" w:rsidP="00F55988">
            <w:pPr>
              <w:pStyle w:val="ListParagraph"/>
              <w:numPr>
                <w:ilvl w:val="0"/>
                <w:numId w:val="32"/>
              </w:numPr>
              <w:rPr>
                <w:lang w:val="en-US"/>
              </w:rPr>
            </w:pPr>
            <w:r>
              <w:rPr>
                <w:lang w:val="en-US"/>
              </w:rPr>
              <w:t>Body + raw + JSON</w:t>
            </w:r>
          </w:p>
          <w:p w14:paraId="4BE81FC7" w14:textId="77777777" w:rsidR="00F55988" w:rsidRPr="00631418" w:rsidRDefault="00F55988" w:rsidP="00F55988">
            <w:pPr>
              <w:pStyle w:val="ListParagraph"/>
              <w:numPr>
                <w:ilvl w:val="0"/>
                <w:numId w:val="32"/>
              </w:numPr>
              <w:rPr>
                <w:lang w:val="en-US"/>
              </w:rPr>
            </w:pPr>
            <w:r w:rsidRPr="00631418">
              <w:rPr>
                <w:lang w:val="en-US"/>
              </w:rPr>
              <w:t>{</w:t>
            </w:r>
          </w:p>
          <w:p w14:paraId="2317EF95" w14:textId="77777777" w:rsidR="00F55988" w:rsidRPr="00631418" w:rsidRDefault="00F55988" w:rsidP="00432F55">
            <w:pPr>
              <w:pStyle w:val="ListParagraph"/>
              <w:rPr>
                <w:lang w:val="en-US"/>
              </w:rPr>
            </w:pPr>
          </w:p>
          <w:p w14:paraId="684EFC3F" w14:textId="77777777" w:rsidR="00F55988" w:rsidRPr="00631418" w:rsidRDefault="00F55988" w:rsidP="00432F55">
            <w:pPr>
              <w:pStyle w:val="ListParagraph"/>
              <w:rPr>
                <w:lang w:val="en-US"/>
              </w:rPr>
            </w:pPr>
            <w:r w:rsidRPr="00631418">
              <w:rPr>
                <w:lang w:val="en-US"/>
              </w:rPr>
              <w:t>"</w:t>
            </w:r>
            <w:proofErr w:type="spellStart"/>
            <w:r w:rsidRPr="00631418">
              <w:rPr>
                <w:lang w:val="en-US"/>
              </w:rPr>
              <w:t>firstName</w:t>
            </w:r>
            <w:proofErr w:type="spellEnd"/>
            <w:r w:rsidRPr="00631418">
              <w:rPr>
                <w:lang w:val="en-US"/>
              </w:rPr>
              <w:t>":  "Marek",</w:t>
            </w:r>
          </w:p>
          <w:p w14:paraId="392FE3EA" w14:textId="77777777" w:rsidR="00F55988" w:rsidRPr="00631418" w:rsidRDefault="00F55988" w:rsidP="00432F55">
            <w:pPr>
              <w:pStyle w:val="ListParagraph"/>
              <w:rPr>
                <w:lang w:val="en-US"/>
              </w:rPr>
            </w:pPr>
            <w:r w:rsidRPr="00631418">
              <w:rPr>
                <w:lang w:val="en-US"/>
              </w:rPr>
              <w:t>"</w:t>
            </w:r>
            <w:proofErr w:type="spellStart"/>
            <w:r w:rsidRPr="00631418">
              <w:rPr>
                <w:lang w:val="en-US"/>
              </w:rPr>
              <w:t>lastName</w:t>
            </w:r>
            <w:proofErr w:type="spellEnd"/>
            <w:r w:rsidRPr="00631418">
              <w:rPr>
                <w:lang w:val="en-US"/>
              </w:rPr>
              <w:t>": "Benda",</w:t>
            </w:r>
          </w:p>
          <w:p w14:paraId="7D47587A" w14:textId="77777777" w:rsidR="00F55988" w:rsidRPr="00631418" w:rsidRDefault="00F55988" w:rsidP="00432F55">
            <w:pPr>
              <w:pStyle w:val="ListParagraph"/>
              <w:rPr>
                <w:lang w:val="en-US"/>
              </w:rPr>
            </w:pPr>
            <w:r w:rsidRPr="00631418">
              <w:rPr>
                <w:lang w:val="en-US"/>
              </w:rPr>
              <w:t>"email":  "marek.benda@seznam.cz",</w:t>
            </w:r>
          </w:p>
          <w:p w14:paraId="351A43AC" w14:textId="77777777" w:rsidR="00F55988" w:rsidRPr="00631418" w:rsidRDefault="00F55988" w:rsidP="00432F55">
            <w:pPr>
              <w:pStyle w:val="ListParagraph"/>
              <w:rPr>
                <w:lang w:val="en-US"/>
              </w:rPr>
            </w:pPr>
            <w:r w:rsidRPr="00631418">
              <w:rPr>
                <w:lang w:val="en-US"/>
              </w:rPr>
              <w:t>"age":  22</w:t>
            </w:r>
          </w:p>
          <w:p w14:paraId="4BA2E0FF" w14:textId="77777777" w:rsidR="00F55988" w:rsidRPr="00631418" w:rsidRDefault="00F55988" w:rsidP="00432F55">
            <w:pPr>
              <w:pStyle w:val="ListParagraph"/>
              <w:rPr>
                <w:lang w:val="en-US"/>
              </w:rPr>
            </w:pPr>
          </w:p>
          <w:p w14:paraId="429E635D" w14:textId="77777777" w:rsidR="00F55988" w:rsidRPr="00631418" w:rsidRDefault="00F55988" w:rsidP="00432F55">
            <w:pPr>
              <w:pStyle w:val="ListParagraph"/>
              <w:rPr>
                <w:lang w:val="en-US"/>
              </w:rPr>
            </w:pPr>
            <w:r w:rsidRPr="00631418">
              <w:rPr>
                <w:lang w:val="en-US"/>
              </w:rPr>
              <w:t>}</w:t>
            </w:r>
          </w:p>
          <w:p w14:paraId="5156C0A0" w14:textId="77777777" w:rsidR="00F55988" w:rsidRDefault="00F55988" w:rsidP="00F55988">
            <w:pPr>
              <w:pStyle w:val="ListParagraph"/>
              <w:numPr>
                <w:ilvl w:val="0"/>
                <w:numId w:val="32"/>
              </w:numPr>
              <w:rPr>
                <w:lang w:val="en-US"/>
              </w:rPr>
            </w:pPr>
            <w:r>
              <w:rPr>
                <w:lang w:val="en-US"/>
              </w:rPr>
              <w:t>SEND</w:t>
            </w:r>
          </w:p>
          <w:p w14:paraId="08288BCD" w14:textId="77777777" w:rsidR="00F55988" w:rsidRDefault="00F55988" w:rsidP="00432F55">
            <w:pPr>
              <w:pStyle w:val="ListParagraph"/>
              <w:rPr>
                <w:lang w:val="en-US"/>
              </w:rPr>
            </w:pPr>
          </w:p>
          <w:p w14:paraId="1687EA80" w14:textId="77777777" w:rsidR="00F55988" w:rsidRDefault="00F55988" w:rsidP="00432F55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>Response:</w:t>
            </w:r>
          </w:p>
          <w:p w14:paraId="773BFEB9" w14:textId="77777777" w:rsidR="00F55988" w:rsidRDefault="00F55988" w:rsidP="00F55988">
            <w:pPr>
              <w:pStyle w:val="ListParagraph"/>
              <w:numPr>
                <w:ilvl w:val="0"/>
                <w:numId w:val="33"/>
              </w:numPr>
              <w:rPr>
                <w:lang w:val="en-US"/>
              </w:rPr>
            </w:pPr>
            <w:r>
              <w:rPr>
                <w:lang w:val="en-US"/>
              </w:rPr>
              <w:t>Status 200 OK</w:t>
            </w:r>
          </w:p>
          <w:p w14:paraId="53A7F152" w14:textId="77777777" w:rsidR="00F55988" w:rsidRPr="00753545" w:rsidRDefault="00F55988" w:rsidP="00F55988">
            <w:pPr>
              <w:pStyle w:val="ListParagraph"/>
              <w:numPr>
                <w:ilvl w:val="0"/>
                <w:numId w:val="33"/>
              </w:numPr>
              <w:rPr>
                <w:lang w:val="en-US"/>
              </w:rPr>
            </w:pPr>
            <w:r w:rsidRPr="00753545">
              <w:rPr>
                <w:lang w:val="en-US"/>
              </w:rPr>
              <w:t>{</w:t>
            </w:r>
          </w:p>
          <w:p w14:paraId="6CE1C934" w14:textId="77777777" w:rsidR="00F55988" w:rsidRPr="00753545" w:rsidRDefault="00F55988" w:rsidP="00432F55">
            <w:pPr>
              <w:pStyle w:val="ListParagraph"/>
              <w:ind w:left="1080"/>
              <w:rPr>
                <w:lang w:val="en-US"/>
              </w:rPr>
            </w:pPr>
            <w:r w:rsidRPr="00753545">
              <w:rPr>
                <w:lang w:val="en-US"/>
              </w:rPr>
              <w:t>"id": 1278,</w:t>
            </w:r>
          </w:p>
          <w:p w14:paraId="2CF0B7BE" w14:textId="77777777" w:rsidR="00F55988" w:rsidRPr="00753545" w:rsidRDefault="00F55988" w:rsidP="00432F55">
            <w:pPr>
              <w:pStyle w:val="ListParagraph"/>
              <w:ind w:left="1080"/>
              <w:rPr>
                <w:lang w:val="en-US"/>
              </w:rPr>
            </w:pPr>
            <w:r w:rsidRPr="00753545">
              <w:rPr>
                <w:lang w:val="en-US"/>
              </w:rPr>
              <w:lastRenderedPageBreak/>
              <w:t>"</w:t>
            </w:r>
            <w:proofErr w:type="spellStart"/>
            <w:r w:rsidRPr="00753545">
              <w:rPr>
                <w:lang w:val="en-US"/>
              </w:rPr>
              <w:t>firstName</w:t>
            </w:r>
            <w:proofErr w:type="spellEnd"/>
            <w:r w:rsidRPr="00753545">
              <w:rPr>
                <w:lang w:val="en-US"/>
              </w:rPr>
              <w:t>": "Marek",</w:t>
            </w:r>
          </w:p>
          <w:p w14:paraId="29C5C493" w14:textId="77777777" w:rsidR="00F55988" w:rsidRPr="00753545" w:rsidRDefault="00F55988" w:rsidP="00432F55">
            <w:pPr>
              <w:pStyle w:val="ListParagraph"/>
              <w:ind w:left="1080"/>
              <w:rPr>
                <w:lang w:val="en-US"/>
              </w:rPr>
            </w:pPr>
            <w:r w:rsidRPr="00753545">
              <w:rPr>
                <w:lang w:val="en-US"/>
              </w:rPr>
              <w:t>"</w:t>
            </w:r>
            <w:proofErr w:type="spellStart"/>
            <w:r w:rsidRPr="00753545">
              <w:rPr>
                <w:lang w:val="en-US"/>
              </w:rPr>
              <w:t>lastName</w:t>
            </w:r>
            <w:proofErr w:type="spellEnd"/>
            <w:r w:rsidRPr="00753545">
              <w:rPr>
                <w:lang w:val="en-US"/>
              </w:rPr>
              <w:t>": "BENDA",</w:t>
            </w:r>
          </w:p>
          <w:p w14:paraId="2312F8FF" w14:textId="77777777" w:rsidR="00F55988" w:rsidRPr="00753545" w:rsidRDefault="00F55988" w:rsidP="00432F55">
            <w:pPr>
              <w:pStyle w:val="ListParagraph"/>
              <w:ind w:left="1080"/>
              <w:rPr>
                <w:lang w:val="en-US"/>
              </w:rPr>
            </w:pPr>
            <w:r w:rsidRPr="00753545">
              <w:rPr>
                <w:lang w:val="en-US"/>
              </w:rPr>
              <w:t>"email": "marek.benda@seznam.cz",</w:t>
            </w:r>
          </w:p>
          <w:p w14:paraId="29E70DF4" w14:textId="77777777" w:rsidR="00F55988" w:rsidRPr="00753545" w:rsidRDefault="00F55988" w:rsidP="00432F55">
            <w:pPr>
              <w:pStyle w:val="ListParagraph"/>
              <w:ind w:left="1080"/>
              <w:rPr>
                <w:lang w:val="en-US"/>
              </w:rPr>
            </w:pPr>
            <w:r w:rsidRPr="00753545">
              <w:rPr>
                <w:lang w:val="en-US"/>
              </w:rPr>
              <w:t>"age": 22</w:t>
            </w:r>
          </w:p>
          <w:p w14:paraId="200F0FC7" w14:textId="77777777" w:rsidR="00F55988" w:rsidRDefault="00F55988" w:rsidP="00432F55">
            <w:pPr>
              <w:pStyle w:val="ListParagraph"/>
              <w:ind w:left="1080"/>
              <w:rPr>
                <w:lang w:val="en-US"/>
              </w:rPr>
            </w:pPr>
            <w:r w:rsidRPr="00753545">
              <w:rPr>
                <w:lang w:val="en-US"/>
              </w:rPr>
              <w:t>}</w:t>
            </w:r>
          </w:p>
          <w:p w14:paraId="7CDCF95D" w14:textId="77777777" w:rsidR="00F55988" w:rsidRDefault="00F55988" w:rsidP="00432F55">
            <w:pPr>
              <w:pStyle w:val="ListParagraph"/>
              <w:rPr>
                <w:lang w:val="en-US"/>
              </w:rPr>
            </w:pPr>
            <w:r w:rsidRPr="0042456E">
              <w:rPr>
                <w:noProof/>
                <w:lang w:val="en-US"/>
              </w:rPr>
              <w:drawing>
                <wp:inline distT="0" distB="0" distL="0" distR="0" wp14:anchorId="554BC094" wp14:editId="5627CFB2">
                  <wp:extent cx="4839484" cy="2908300"/>
                  <wp:effectExtent l="0" t="0" r="0" b="6350"/>
                  <wp:docPr id="37256146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61460" name="Picture 1" descr="A screenshot of a computer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748" cy="2910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76E34" w14:textId="77777777" w:rsidR="00F55988" w:rsidRPr="00652CCB" w:rsidRDefault="00F55988" w:rsidP="00F55988">
            <w:pPr>
              <w:pStyle w:val="ListParagraph"/>
              <w:numPr>
                <w:ilvl w:val="0"/>
                <w:numId w:val="33"/>
              </w:numPr>
              <w:rPr>
                <w:lang w:val="en-US"/>
              </w:rPr>
            </w:pPr>
            <w:r>
              <w:rPr>
                <w:lang w:val="en-US"/>
              </w:rPr>
              <w:t>Database check</w:t>
            </w:r>
          </w:p>
          <w:p w14:paraId="692B9FD3" w14:textId="77777777" w:rsidR="00F55988" w:rsidRDefault="00F55988" w:rsidP="00432F55">
            <w:pPr>
              <w:pStyle w:val="ListParagraph"/>
              <w:rPr>
                <w:lang w:val="en-US"/>
              </w:rPr>
            </w:pPr>
            <w:r w:rsidRPr="00477BEF">
              <w:rPr>
                <w:noProof/>
                <w:lang w:val="en-US"/>
              </w:rPr>
              <w:drawing>
                <wp:inline distT="0" distB="0" distL="0" distR="0" wp14:anchorId="5057C903" wp14:editId="52C760C4">
                  <wp:extent cx="3695890" cy="2400423"/>
                  <wp:effectExtent l="0" t="0" r="0" b="0"/>
                  <wp:docPr id="321323964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323964" name="Picture 1" descr="A screenshot of a computer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890" cy="24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F40D0" w14:textId="77777777" w:rsidR="00F55988" w:rsidRPr="00BD22C8" w:rsidRDefault="00F55988" w:rsidP="00432F55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>Test failed.</w:t>
            </w:r>
          </w:p>
        </w:tc>
      </w:tr>
    </w:tbl>
    <w:p w14:paraId="214FA70B" w14:textId="77777777" w:rsidR="00F55988" w:rsidRDefault="00F55988" w:rsidP="00F55988"/>
    <w:p w14:paraId="464AE4DF" w14:textId="77777777" w:rsidR="00991BA3" w:rsidRDefault="00991BA3" w:rsidP="00F55988"/>
    <w:p w14:paraId="3B91E38E" w14:textId="77777777" w:rsidR="00991BA3" w:rsidRDefault="00991BA3" w:rsidP="00F559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5988" w14:paraId="219F4DC4" w14:textId="77777777" w:rsidTr="00991BA3">
        <w:tc>
          <w:tcPr>
            <w:tcW w:w="9019" w:type="dxa"/>
          </w:tcPr>
          <w:p w14:paraId="07C81376" w14:textId="77777777" w:rsidR="00F55988" w:rsidRDefault="00F55988" w:rsidP="005C6CB8">
            <w:pPr>
              <w:pStyle w:val="Heading2"/>
            </w:pPr>
            <w:bookmarkStart w:id="34" w:name="_Toc172283544"/>
            <w:r w:rsidRPr="00C40222">
              <w:rPr>
                <w:lang w:val="en-US"/>
              </w:rPr>
              <w:t>008 Abstract: Create new student when all input data are the same as data of already existed student</w:t>
            </w:r>
            <w:bookmarkEnd w:id="34"/>
          </w:p>
        </w:tc>
      </w:tr>
      <w:tr w:rsidR="00F55988" w14:paraId="444714D0" w14:textId="77777777" w:rsidTr="00991BA3">
        <w:tc>
          <w:tcPr>
            <w:tcW w:w="9019" w:type="dxa"/>
          </w:tcPr>
          <w:p w14:paraId="77771F02" w14:textId="77777777" w:rsidR="00F55988" w:rsidRDefault="00F55988" w:rsidP="00432F55">
            <w:pPr>
              <w:rPr>
                <w:lang w:val="en-US"/>
              </w:rPr>
            </w:pPr>
            <w:r>
              <w:rPr>
                <w:lang w:val="en-US"/>
              </w:rPr>
              <w:t>Executed result:</w:t>
            </w:r>
          </w:p>
          <w:p w14:paraId="2FED8285" w14:textId="77777777" w:rsidR="00F55988" w:rsidRDefault="00F55988" w:rsidP="00F55988">
            <w:pPr>
              <w:pStyle w:val="ListParagraph"/>
              <w:numPr>
                <w:ilvl w:val="0"/>
                <w:numId w:val="37"/>
              </w:numPr>
              <w:rPr>
                <w:lang w:val="en-US"/>
              </w:rPr>
            </w:pPr>
            <w:r>
              <w:rPr>
                <w:lang w:val="en-US"/>
              </w:rPr>
              <w:t xml:space="preserve">POST </w:t>
            </w:r>
            <w:hyperlink r:id="rId34" w:history="1">
              <w:r w:rsidRPr="00841B5B">
                <w:rPr>
                  <w:rStyle w:val="Hyperlink"/>
                  <w:lang w:val="en-US"/>
                </w:rPr>
                <w:t>http://108.143.193.45:8080/api/v1/students/</w:t>
              </w:r>
            </w:hyperlink>
          </w:p>
          <w:p w14:paraId="45B4E648" w14:textId="77777777" w:rsidR="00F55988" w:rsidRDefault="00F55988" w:rsidP="00F55988">
            <w:pPr>
              <w:pStyle w:val="ListParagraph"/>
              <w:numPr>
                <w:ilvl w:val="0"/>
                <w:numId w:val="37"/>
              </w:numPr>
              <w:rPr>
                <w:lang w:val="en-US"/>
              </w:rPr>
            </w:pPr>
            <w:r>
              <w:rPr>
                <w:lang w:val="en-US"/>
              </w:rPr>
              <w:t>Body + raw + JSON</w:t>
            </w:r>
          </w:p>
          <w:p w14:paraId="47F33A50" w14:textId="77777777" w:rsidR="00F55988" w:rsidRPr="00631418" w:rsidRDefault="00F55988" w:rsidP="00F55988">
            <w:pPr>
              <w:pStyle w:val="ListParagraph"/>
              <w:numPr>
                <w:ilvl w:val="0"/>
                <w:numId w:val="37"/>
              </w:numPr>
              <w:rPr>
                <w:lang w:val="en-US"/>
              </w:rPr>
            </w:pPr>
            <w:r w:rsidRPr="00631418">
              <w:rPr>
                <w:lang w:val="en-US"/>
              </w:rPr>
              <w:t>{</w:t>
            </w:r>
          </w:p>
          <w:p w14:paraId="5910E6F4" w14:textId="77777777" w:rsidR="00F55988" w:rsidRPr="00631418" w:rsidRDefault="00F55988" w:rsidP="00432F55">
            <w:pPr>
              <w:pStyle w:val="ListParagraph"/>
              <w:rPr>
                <w:lang w:val="en-US"/>
              </w:rPr>
            </w:pPr>
          </w:p>
          <w:p w14:paraId="7878FAF3" w14:textId="77777777" w:rsidR="00F55988" w:rsidRPr="00631418" w:rsidRDefault="00F55988" w:rsidP="00432F55">
            <w:pPr>
              <w:pStyle w:val="ListParagraph"/>
              <w:rPr>
                <w:lang w:val="en-US"/>
              </w:rPr>
            </w:pPr>
            <w:r w:rsidRPr="00631418">
              <w:rPr>
                <w:lang w:val="en-US"/>
              </w:rPr>
              <w:t>"</w:t>
            </w:r>
            <w:proofErr w:type="spellStart"/>
            <w:r w:rsidRPr="00631418">
              <w:rPr>
                <w:lang w:val="en-US"/>
              </w:rPr>
              <w:t>firstName</w:t>
            </w:r>
            <w:proofErr w:type="spellEnd"/>
            <w:r w:rsidRPr="00631418">
              <w:rPr>
                <w:lang w:val="en-US"/>
              </w:rPr>
              <w:t>":  "Marek",</w:t>
            </w:r>
          </w:p>
          <w:p w14:paraId="54403416" w14:textId="77777777" w:rsidR="00F55988" w:rsidRPr="00631418" w:rsidRDefault="00F55988" w:rsidP="00432F55">
            <w:pPr>
              <w:pStyle w:val="ListParagraph"/>
              <w:rPr>
                <w:lang w:val="en-US"/>
              </w:rPr>
            </w:pPr>
            <w:r w:rsidRPr="00631418">
              <w:rPr>
                <w:lang w:val="en-US"/>
              </w:rPr>
              <w:t>"</w:t>
            </w:r>
            <w:proofErr w:type="spellStart"/>
            <w:r w:rsidRPr="00631418">
              <w:rPr>
                <w:lang w:val="en-US"/>
              </w:rPr>
              <w:t>lastName</w:t>
            </w:r>
            <w:proofErr w:type="spellEnd"/>
            <w:r w:rsidRPr="00631418">
              <w:rPr>
                <w:lang w:val="en-US"/>
              </w:rPr>
              <w:t>": "Benda",</w:t>
            </w:r>
          </w:p>
          <w:p w14:paraId="3E1B1AEA" w14:textId="77777777" w:rsidR="00F55988" w:rsidRPr="00631418" w:rsidRDefault="00F55988" w:rsidP="00432F55">
            <w:pPr>
              <w:pStyle w:val="ListParagraph"/>
              <w:rPr>
                <w:lang w:val="en-US"/>
              </w:rPr>
            </w:pPr>
            <w:r w:rsidRPr="00631418">
              <w:rPr>
                <w:lang w:val="en-US"/>
              </w:rPr>
              <w:lastRenderedPageBreak/>
              <w:t>"email":  "marek.benda@seznam.cz",</w:t>
            </w:r>
          </w:p>
          <w:p w14:paraId="30E46491" w14:textId="77777777" w:rsidR="00F55988" w:rsidRPr="00631418" w:rsidRDefault="00F55988" w:rsidP="00432F55">
            <w:pPr>
              <w:pStyle w:val="ListParagraph"/>
              <w:rPr>
                <w:lang w:val="en-US"/>
              </w:rPr>
            </w:pPr>
            <w:r w:rsidRPr="00631418">
              <w:rPr>
                <w:lang w:val="en-US"/>
              </w:rPr>
              <w:t>"age":  22</w:t>
            </w:r>
          </w:p>
          <w:p w14:paraId="44F2D52F" w14:textId="77777777" w:rsidR="00F55988" w:rsidRPr="00631418" w:rsidRDefault="00F55988" w:rsidP="00432F55">
            <w:pPr>
              <w:pStyle w:val="ListParagraph"/>
              <w:rPr>
                <w:lang w:val="en-US"/>
              </w:rPr>
            </w:pPr>
          </w:p>
          <w:p w14:paraId="32E942FE" w14:textId="77777777" w:rsidR="00F55988" w:rsidRPr="00631418" w:rsidRDefault="00F55988" w:rsidP="00432F55">
            <w:pPr>
              <w:pStyle w:val="ListParagraph"/>
              <w:rPr>
                <w:lang w:val="en-US"/>
              </w:rPr>
            </w:pPr>
            <w:r w:rsidRPr="00631418">
              <w:rPr>
                <w:lang w:val="en-US"/>
              </w:rPr>
              <w:t>}</w:t>
            </w:r>
          </w:p>
          <w:p w14:paraId="39BBD8B9" w14:textId="77777777" w:rsidR="00F55988" w:rsidRDefault="00F55988" w:rsidP="00F55988">
            <w:pPr>
              <w:pStyle w:val="ListParagraph"/>
              <w:numPr>
                <w:ilvl w:val="0"/>
                <w:numId w:val="37"/>
              </w:numPr>
              <w:rPr>
                <w:lang w:val="en-US"/>
              </w:rPr>
            </w:pPr>
            <w:r>
              <w:rPr>
                <w:lang w:val="en-US"/>
              </w:rPr>
              <w:t>SEND</w:t>
            </w:r>
          </w:p>
          <w:p w14:paraId="767611DD" w14:textId="77777777" w:rsidR="00F55988" w:rsidRDefault="00F55988" w:rsidP="00432F55">
            <w:pPr>
              <w:pStyle w:val="ListParagraph"/>
              <w:rPr>
                <w:lang w:val="en-US"/>
              </w:rPr>
            </w:pPr>
          </w:p>
          <w:p w14:paraId="2A983144" w14:textId="77777777" w:rsidR="00F55988" w:rsidRDefault="00F55988" w:rsidP="00432F55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>Response:</w:t>
            </w:r>
          </w:p>
          <w:p w14:paraId="2BA6B96C" w14:textId="77777777" w:rsidR="00F55988" w:rsidRPr="00E27D11" w:rsidRDefault="00F55988" w:rsidP="00432F55">
            <w:pPr>
              <w:rPr>
                <w:lang w:val="en-US"/>
              </w:rPr>
            </w:pPr>
          </w:p>
          <w:p w14:paraId="36243528" w14:textId="77777777" w:rsidR="00F55988" w:rsidRPr="00E27D11" w:rsidRDefault="00F55988" w:rsidP="00432F55">
            <w:pPr>
              <w:rPr>
                <w:lang w:val="en-US"/>
              </w:rPr>
            </w:pPr>
            <w:r w:rsidRPr="00E27D11">
              <w:rPr>
                <w:lang w:val="en-US"/>
              </w:rPr>
              <w:t xml:space="preserve">1) </w:t>
            </w:r>
            <w:r>
              <w:rPr>
                <w:lang w:val="en-US"/>
              </w:rPr>
              <w:t>Status 200 OK</w:t>
            </w:r>
          </w:p>
          <w:p w14:paraId="26181FF7" w14:textId="77777777" w:rsidR="00F55988" w:rsidRDefault="00F55988" w:rsidP="00432F55">
            <w:pPr>
              <w:rPr>
                <w:lang w:val="en-US"/>
              </w:rPr>
            </w:pPr>
            <w:r w:rsidRPr="00E27D11">
              <w:rPr>
                <w:lang w:val="en-US"/>
              </w:rPr>
              <w:t>2) Response</w:t>
            </w:r>
          </w:p>
          <w:p w14:paraId="068F17CF" w14:textId="77777777" w:rsidR="00F55988" w:rsidRPr="005A7A9C" w:rsidRDefault="00F55988" w:rsidP="00432F55">
            <w:pPr>
              <w:rPr>
                <w:lang w:val="en-US"/>
              </w:rPr>
            </w:pPr>
            <w:r w:rsidRPr="005A7A9C">
              <w:rPr>
                <w:lang w:val="en-US"/>
              </w:rPr>
              <w:t>{</w:t>
            </w:r>
          </w:p>
          <w:p w14:paraId="3A9101D8" w14:textId="77777777" w:rsidR="00F55988" w:rsidRPr="005A7A9C" w:rsidRDefault="00F55988" w:rsidP="00432F55">
            <w:pPr>
              <w:rPr>
                <w:lang w:val="en-US"/>
              </w:rPr>
            </w:pPr>
            <w:r w:rsidRPr="005A7A9C">
              <w:rPr>
                <w:lang w:val="en-US"/>
              </w:rPr>
              <w:t xml:space="preserve">    "id": 1287,</w:t>
            </w:r>
          </w:p>
          <w:p w14:paraId="6800844C" w14:textId="77777777" w:rsidR="00F55988" w:rsidRPr="005A7A9C" w:rsidRDefault="00F55988" w:rsidP="00432F55">
            <w:pPr>
              <w:rPr>
                <w:lang w:val="en-US"/>
              </w:rPr>
            </w:pPr>
            <w:r w:rsidRPr="005A7A9C">
              <w:rPr>
                <w:lang w:val="en-US"/>
              </w:rPr>
              <w:t xml:space="preserve">    "</w:t>
            </w:r>
            <w:proofErr w:type="spellStart"/>
            <w:r w:rsidRPr="005A7A9C">
              <w:rPr>
                <w:lang w:val="en-US"/>
              </w:rPr>
              <w:t>firstName</w:t>
            </w:r>
            <w:proofErr w:type="spellEnd"/>
            <w:r w:rsidRPr="005A7A9C">
              <w:rPr>
                <w:lang w:val="en-US"/>
              </w:rPr>
              <w:t>": "Marek",</w:t>
            </w:r>
          </w:p>
          <w:p w14:paraId="76E046BA" w14:textId="77777777" w:rsidR="00F55988" w:rsidRPr="005A7A9C" w:rsidRDefault="00F55988" w:rsidP="00432F55">
            <w:pPr>
              <w:rPr>
                <w:lang w:val="en-US"/>
              </w:rPr>
            </w:pPr>
            <w:r w:rsidRPr="005A7A9C">
              <w:rPr>
                <w:lang w:val="en-US"/>
              </w:rPr>
              <w:t xml:space="preserve">    "</w:t>
            </w:r>
            <w:proofErr w:type="spellStart"/>
            <w:r w:rsidRPr="005A7A9C">
              <w:rPr>
                <w:lang w:val="en-US"/>
              </w:rPr>
              <w:t>lastName</w:t>
            </w:r>
            <w:proofErr w:type="spellEnd"/>
            <w:r w:rsidRPr="005A7A9C">
              <w:rPr>
                <w:lang w:val="en-US"/>
              </w:rPr>
              <w:t>": "BENDA",</w:t>
            </w:r>
          </w:p>
          <w:p w14:paraId="150635B9" w14:textId="77777777" w:rsidR="00F55988" w:rsidRPr="005A7A9C" w:rsidRDefault="00F55988" w:rsidP="00432F55">
            <w:pPr>
              <w:rPr>
                <w:lang w:val="en-US"/>
              </w:rPr>
            </w:pPr>
            <w:r w:rsidRPr="005A7A9C">
              <w:rPr>
                <w:lang w:val="en-US"/>
              </w:rPr>
              <w:t xml:space="preserve">    "email": "marek.benda@seznam.cz",</w:t>
            </w:r>
          </w:p>
          <w:p w14:paraId="2A47C044" w14:textId="77777777" w:rsidR="00F55988" w:rsidRPr="005A7A9C" w:rsidRDefault="00F55988" w:rsidP="00432F55">
            <w:pPr>
              <w:rPr>
                <w:lang w:val="en-US"/>
              </w:rPr>
            </w:pPr>
            <w:r w:rsidRPr="005A7A9C">
              <w:rPr>
                <w:lang w:val="en-US"/>
              </w:rPr>
              <w:t xml:space="preserve">    "age": 22</w:t>
            </w:r>
          </w:p>
          <w:p w14:paraId="1DA7C42D" w14:textId="77777777" w:rsidR="00F55988" w:rsidRDefault="00F55988" w:rsidP="00432F55">
            <w:pPr>
              <w:rPr>
                <w:lang w:val="en-US"/>
              </w:rPr>
            </w:pPr>
            <w:r w:rsidRPr="005A7A9C">
              <w:rPr>
                <w:lang w:val="en-US"/>
              </w:rPr>
              <w:t>}</w:t>
            </w:r>
          </w:p>
          <w:p w14:paraId="481DB329" w14:textId="77777777" w:rsidR="00F55988" w:rsidRDefault="00F55988" w:rsidP="00432F55">
            <w:pPr>
              <w:rPr>
                <w:lang w:val="en-US"/>
              </w:rPr>
            </w:pPr>
            <w:r w:rsidRPr="005A7A9C">
              <w:rPr>
                <w:noProof/>
                <w:lang w:val="en-US"/>
              </w:rPr>
              <w:drawing>
                <wp:inline distT="0" distB="0" distL="0" distR="0" wp14:anchorId="45D80F87" wp14:editId="0CD87D19">
                  <wp:extent cx="5733415" cy="3390900"/>
                  <wp:effectExtent l="0" t="0" r="635" b="0"/>
                  <wp:docPr id="140302885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028850" name="Picture 1" descr="A screenshot of a computer&#10;&#10;Description automatically 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3) </w:t>
            </w:r>
            <w:r w:rsidRPr="005A7A9C">
              <w:rPr>
                <w:lang w:val="en-US"/>
              </w:rPr>
              <w:t>Check database</w:t>
            </w:r>
          </w:p>
          <w:p w14:paraId="366F0A4E" w14:textId="77777777" w:rsidR="00F55988" w:rsidRPr="005A7A9C" w:rsidRDefault="00F55988" w:rsidP="00432F55">
            <w:pPr>
              <w:rPr>
                <w:lang w:val="en-US"/>
              </w:rPr>
            </w:pPr>
            <w:r w:rsidRPr="005A7A9C">
              <w:rPr>
                <w:noProof/>
                <w:lang w:val="en-US"/>
              </w:rPr>
              <w:drawing>
                <wp:inline distT="0" distB="0" distL="0" distR="0" wp14:anchorId="6843CD65" wp14:editId="0C2B8711">
                  <wp:extent cx="4591286" cy="2533780"/>
                  <wp:effectExtent l="0" t="0" r="0" b="0"/>
                  <wp:docPr id="95613998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139989" name="Picture 1" descr="A screenshot of a computer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286" cy="25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B2714" w14:textId="77777777" w:rsidR="00F55988" w:rsidRDefault="00F55988" w:rsidP="00432F55">
            <w:r w:rsidRPr="00E27D11">
              <w:rPr>
                <w:lang w:val="en-US"/>
              </w:rPr>
              <w:lastRenderedPageBreak/>
              <w:t xml:space="preserve">Test </w:t>
            </w:r>
            <w:proofErr w:type="spellStart"/>
            <w:r>
              <w:rPr>
                <w:lang w:val="en-US"/>
              </w:rPr>
              <w:t>faild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75F654A3" w14:textId="77777777" w:rsidR="00F55988" w:rsidRDefault="00F55988" w:rsidP="00F55988"/>
    <w:p w14:paraId="5CB3F47A" w14:textId="77777777" w:rsidR="00991BA3" w:rsidRDefault="00991BA3" w:rsidP="00F55988"/>
    <w:p w14:paraId="4857FC7A" w14:textId="77777777" w:rsidR="00991BA3" w:rsidRDefault="00991BA3" w:rsidP="00F55988"/>
    <w:p w14:paraId="13A835EA" w14:textId="77777777" w:rsidR="00991BA3" w:rsidRDefault="00991BA3" w:rsidP="00F55988"/>
    <w:p w14:paraId="1D27447A" w14:textId="77777777" w:rsidR="00991BA3" w:rsidRDefault="00991BA3" w:rsidP="00F55988"/>
    <w:p w14:paraId="269A3F3A" w14:textId="77777777" w:rsidR="00991BA3" w:rsidRDefault="00991BA3" w:rsidP="00F55988"/>
    <w:p w14:paraId="57C6C308" w14:textId="77777777" w:rsidR="00991BA3" w:rsidRDefault="00991BA3" w:rsidP="00F55988"/>
    <w:p w14:paraId="2833A1AC" w14:textId="77777777" w:rsidR="00991BA3" w:rsidRDefault="00991BA3" w:rsidP="00F55988"/>
    <w:p w14:paraId="71A2CF5A" w14:textId="77777777" w:rsidR="00991BA3" w:rsidRDefault="00991BA3" w:rsidP="00F55988"/>
    <w:p w14:paraId="037A073F" w14:textId="77777777" w:rsidR="00991BA3" w:rsidRDefault="00991BA3" w:rsidP="00F559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5988" w14:paraId="4FF12107" w14:textId="77777777" w:rsidTr="00432F55">
        <w:tc>
          <w:tcPr>
            <w:tcW w:w="9576" w:type="dxa"/>
          </w:tcPr>
          <w:p w14:paraId="0619F2B2" w14:textId="77777777" w:rsidR="00F55988" w:rsidRDefault="00F55988" w:rsidP="005C6CB8">
            <w:pPr>
              <w:pStyle w:val="Heading2"/>
              <w:rPr>
                <w:lang w:val="en-US"/>
              </w:rPr>
            </w:pPr>
            <w:bookmarkStart w:id="35" w:name="_Toc172283545"/>
            <w:r w:rsidRPr="00C40222">
              <w:rPr>
                <w:lang w:val="en-US"/>
              </w:rPr>
              <w:t xml:space="preserve">009 </w:t>
            </w:r>
            <w:proofErr w:type="spellStart"/>
            <w:r w:rsidRPr="00C40222">
              <w:rPr>
                <w:lang w:val="en-US"/>
              </w:rPr>
              <w:t>Abtract</w:t>
            </w:r>
            <w:proofErr w:type="spellEnd"/>
            <w:r w:rsidRPr="00C40222">
              <w:rPr>
                <w:lang w:val="en-US"/>
              </w:rPr>
              <w:t xml:space="preserve">: Add a new student with some missing </w:t>
            </w:r>
            <w:proofErr w:type="gramStart"/>
            <w:r w:rsidRPr="00C40222">
              <w:rPr>
                <w:lang w:val="en-US"/>
              </w:rPr>
              <w:t>data</w:t>
            </w:r>
            <w:bookmarkEnd w:id="35"/>
            <w:proofErr w:type="gramEnd"/>
          </w:p>
          <w:p w14:paraId="2C804559" w14:textId="77777777" w:rsidR="00F55988" w:rsidRDefault="00F55988" w:rsidP="00432F55"/>
        </w:tc>
      </w:tr>
      <w:tr w:rsidR="00F55988" w14:paraId="0C74E6AF" w14:textId="77777777" w:rsidTr="00432F55">
        <w:tc>
          <w:tcPr>
            <w:tcW w:w="9576" w:type="dxa"/>
          </w:tcPr>
          <w:p w14:paraId="708CDE22" w14:textId="77777777" w:rsidR="00F55988" w:rsidRPr="00BD22C8" w:rsidRDefault="00F55988" w:rsidP="00432F55">
            <w:pPr>
              <w:rPr>
                <w:b/>
                <w:bCs/>
              </w:rPr>
            </w:pPr>
            <w:r w:rsidRPr="00BD22C8">
              <w:rPr>
                <w:b/>
                <w:bCs/>
              </w:rPr>
              <w:t>A)</w:t>
            </w:r>
          </w:p>
          <w:p w14:paraId="6732C153" w14:textId="77777777" w:rsidR="00F55988" w:rsidRPr="00CA5295" w:rsidRDefault="00F55988" w:rsidP="00432F55">
            <w:pPr>
              <w:rPr>
                <w:lang w:val="en-US"/>
              </w:rPr>
            </w:pPr>
            <w:r w:rsidRPr="00CA5295">
              <w:rPr>
                <w:lang w:val="en-US"/>
              </w:rPr>
              <w:t>Executed steps:</w:t>
            </w:r>
          </w:p>
          <w:p w14:paraId="212F7A7A" w14:textId="77777777" w:rsidR="00F55988" w:rsidRDefault="00F55988" w:rsidP="00F55988">
            <w:pPr>
              <w:pStyle w:val="ListParagraph"/>
              <w:numPr>
                <w:ilvl w:val="0"/>
                <w:numId w:val="40"/>
              </w:numPr>
              <w:rPr>
                <w:lang w:val="en-US"/>
              </w:rPr>
            </w:pPr>
            <w:r>
              <w:rPr>
                <w:lang w:val="en-US"/>
              </w:rPr>
              <w:t xml:space="preserve">POST </w:t>
            </w:r>
            <w:hyperlink r:id="rId37" w:history="1">
              <w:r w:rsidRPr="00F7471E">
                <w:rPr>
                  <w:rStyle w:val="Hyperlink"/>
                  <w:lang w:val="en-US"/>
                </w:rPr>
                <w:t>http://108.143.193.45:8080/api/v1/students/</w:t>
              </w:r>
            </w:hyperlink>
          </w:p>
          <w:p w14:paraId="357A4E52" w14:textId="77777777" w:rsidR="00F55988" w:rsidRDefault="00F55988" w:rsidP="00F55988">
            <w:pPr>
              <w:pStyle w:val="ListParagraph"/>
              <w:numPr>
                <w:ilvl w:val="0"/>
                <w:numId w:val="40"/>
              </w:numPr>
              <w:rPr>
                <w:lang w:val="en-US"/>
              </w:rPr>
            </w:pPr>
            <w:r>
              <w:rPr>
                <w:lang w:val="en-US"/>
              </w:rPr>
              <w:t>Body + raw + JSON</w:t>
            </w:r>
          </w:p>
          <w:p w14:paraId="301B7BE1" w14:textId="77777777" w:rsidR="00F55988" w:rsidRPr="00753545" w:rsidRDefault="00F55988" w:rsidP="00432F55">
            <w:pPr>
              <w:ind w:left="360"/>
              <w:jc w:val="both"/>
              <w:rPr>
                <w:lang w:val="en-US"/>
              </w:rPr>
            </w:pPr>
            <w:r w:rsidRPr="00753545">
              <w:rPr>
                <w:lang w:val="en-US"/>
              </w:rPr>
              <w:t>{</w:t>
            </w:r>
          </w:p>
          <w:p w14:paraId="296C2348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</w:t>
            </w:r>
            <w:proofErr w:type="spellStart"/>
            <w:r w:rsidRPr="00C40222">
              <w:rPr>
                <w:lang w:val="en-US"/>
              </w:rPr>
              <w:t>lastName</w:t>
            </w:r>
            <w:proofErr w:type="spellEnd"/>
            <w:r w:rsidRPr="00C40222">
              <w:rPr>
                <w:lang w:val="en-US"/>
              </w:rPr>
              <w:t>": "</w:t>
            </w:r>
            <w:proofErr w:type="spellStart"/>
            <w:r>
              <w:rPr>
                <w:lang w:val="en-US"/>
              </w:rPr>
              <w:t>Vopice</w:t>
            </w:r>
            <w:proofErr w:type="spellEnd"/>
            <w:r w:rsidRPr="00C40222">
              <w:rPr>
                <w:lang w:val="en-US"/>
              </w:rPr>
              <w:t>",</w:t>
            </w:r>
          </w:p>
          <w:p w14:paraId="34925201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"age":  "</w:t>
            </w:r>
            <w:r>
              <w:rPr>
                <w:lang w:val="en-US"/>
              </w:rPr>
              <w:t>78</w:t>
            </w:r>
            <w:r w:rsidRPr="00C40222">
              <w:rPr>
                <w:lang w:val="en-US"/>
              </w:rPr>
              <w:t>"</w:t>
            </w:r>
          </w:p>
          <w:p w14:paraId="6C60C9D3" w14:textId="77777777" w:rsidR="00F55988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}</w:t>
            </w:r>
          </w:p>
          <w:p w14:paraId="582B9F35" w14:textId="77777777" w:rsidR="00F55988" w:rsidRDefault="00F55988" w:rsidP="00F55988">
            <w:pPr>
              <w:pStyle w:val="ListParagraph"/>
              <w:numPr>
                <w:ilvl w:val="0"/>
                <w:numId w:val="40"/>
              </w:numPr>
              <w:rPr>
                <w:lang w:val="en-US"/>
              </w:rPr>
            </w:pPr>
            <w:r>
              <w:rPr>
                <w:lang w:val="en-US"/>
              </w:rPr>
              <w:t xml:space="preserve">Press button </w:t>
            </w:r>
            <w:proofErr w:type="gramStart"/>
            <w:r>
              <w:rPr>
                <w:lang w:val="en-US"/>
              </w:rPr>
              <w:t>SEND</w:t>
            </w:r>
            <w:proofErr w:type="gramEnd"/>
          </w:p>
          <w:p w14:paraId="1C87A253" w14:textId="77777777" w:rsidR="00F55988" w:rsidRDefault="00F55988" w:rsidP="00432F55">
            <w:pPr>
              <w:rPr>
                <w:lang w:val="en-US"/>
              </w:rPr>
            </w:pPr>
          </w:p>
          <w:p w14:paraId="1A6B1D7A" w14:textId="77777777" w:rsidR="00F55988" w:rsidRDefault="00F55988" w:rsidP="00432F55">
            <w:pPr>
              <w:rPr>
                <w:lang w:val="en-US"/>
              </w:rPr>
            </w:pPr>
            <w:r>
              <w:rPr>
                <w:lang w:val="en-US"/>
              </w:rPr>
              <w:t>Response:</w:t>
            </w:r>
          </w:p>
          <w:p w14:paraId="1A568433" w14:textId="77777777" w:rsidR="00F55988" w:rsidRDefault="00F55988" w:rsidP="00F55988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r>
              <w:rPr>
                <w:lang w:val="en-US"/>
              </w:rPr>
              <w:t>Status 500 Internal Server Error</w:t>
            </w:r>
          </w:p>
          <w:p w14:paraId="041A58D2" w14:textId="77777777" w:rsidR="00F55988" w:rsidRPr="00CA5295" w:rsidRDefault="00F55988" w:rsidP="00F55988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r w:rsidRPr="00CA5295">
              <w:rPr>
                <w:lang w:val="en-US"/>
              </w:rPr>
              <w:t>{</w:t>
            </w:r>
          </w:p>
          <w:p w14:paraId="01CE1DED" w14:textId="77777777" w:rsidR="00F55988" w:rsidRPr="00CA5295" w:rsidRDefault="00F55988" w:rsidP="00432F55">
            <w:pPr>
              <w:ind w:left="360"/>
              <w:rPr>
                <w:lang w:val="en-US"/>
              </w:rPr>
            </w:pPr>
            <w:r w:rsidRPr="00CA5295">
              <w:rPr>
                <w:lang w:val="en-US"/>
              </w:rPr>
              <w:t xml:space="preserve">    "timestamp": "2024-06-25T10:05:43.408+00:00",</w:t>
            </w:r>
          </w:p>
          <w:p w14:paraId="5B5EB1F6" w14:textId="77777777" w:rsidR="00F55988" w:rsidRPr="00CA5295" w:rsidRDefault="00F55988" w:rsidP="00432F55">
            <w:pPr>
              <w:ind w:left="360"/>
              <w:rPr>
                <w:lang w:val="en-US"/>
              </w:rPr>
            </w:pPr>
            <w:r w:rsidRPr="00CA5295">
              <w:rPr>
                <w:lang w:val="en-US"/>
              </w:rPr>
              <w:t xml:space="preserve">    "status": 500,</w:t>
            </w:r>
          </w:p>
          <w:p w14:paraId="5ADE124B" w14:textId="77777777" w:rsidR="00F55988" w:rsidRPr="00CA5295" w:rsidRDefault="00F55988" w:rsidP="00432F55">
            <w:pPr>
              <w:ind w:left="360"/>
              <w:rPr>
                <w:lang w:val="en-US"/>
              </w:rPr>
            </w:pPr>
            <w:r w:rsidRPr="00CA5295">
              <w:rPr>
                <w:lang w:val="en-US"/>
              </w:rPr>
              <w:t xml:space="preserve">    "error": "Internal Server Error",</w:t>
            </w:r>
          </w:p>
          <w:p w14:paraId="1470B59E" w14:textId="77777777" w:rsidR="00F55988" w:rsidRPr="00CA5295" w:rsidRDefault="00F55988" w:rsidP="00432F55">
            <w:pPr>
              <w:ind w:left="360"/>
              <w:rPr>
                <w:lang w:val="en-US"/>
              </w:rPr>
            </w:pPr>
            <w:r w:rsidRPr="00CA5295">
              <w:rPr>
                <w:lang w:val="en-US"/>
              </w:rPr>
              <w:t xml:space="preserve">    "message": "",</w:t>
            </w:r>
          </w:p>
          <w:p w14:paraId="42F4373B" w14:textId="77777777" w:rsidR="00F55988" w:rsidRPr="00CA5295" w:rsidRDefault="00F55988" w:rsidP="00432F55">
            <w:pPr>
              <w:ind w:left="360"/>
              <w:rPr>
                <w:lang w:val="en-US"/>
              </w:rPr>
            </w:pPr>
            <w:r w:rsidRPr="00CA5295">
              <w:rPr>
                <w:lang w:val="en-US"/>
              </w:rPr>
              <w:t xml:space="preserve">    "path": "/</w:t>
            </w:r>
            <w:proofErr w:type="spellStart"/>
            <w:r w:rsidRPr="00CA5295">
              <w:rPr>
                <w:lang w:val="en-US"/>
              </w:rPr>
              <w:t>api</w:t>
            </w:r>
            <w:proofErr w:type="spellEnd"/>
            <w:r w:rsidRPr="00CA5295">
              <w:rPr>
                <w:lang w:val="en-US"/>
              </w:rPr>
              <w:t>/v1/students/"</w:t>
            </w:r>
          </w:p>
          <w:p w14:paraId="2DF79B31" w14:textId="77777777" w:rsidR="00F55988" w:rsidRDefault="00F55988" w:rsidP="00432F55">
            <w:pPr>
              <w:pStyle w:val="ListParagraph"/>
              <w:rPr>
                <w:lang w:val="en-US"/>
              </w:rPr>
            </w:pPr>
            <w:r w:rsidRPr="00CA5295">
              <w:rPr>
                <w:lang w:val="en-US"/>
              </w:rPr>
              <w:t>}</w:t>
            </w:r>
          </w:p>
          <w:p w14:paraId="0F096897" w14:textId="77777777" w:rsidR="00F55988" w:rsidRPr="00CA5295" w:rsidRDefault="00F55988" w:rsidP="00432F55">
            <w:pPr>
              <w:pStyle w:val="ListParagraph"/>
              <w:rPr>
                <w:lang w:val="en-US"/>
              </w:rPr>
            </w:pPr>
          </w:p>
          <w:p w14:paraId="76FE2EC3" w14:textId="77777777" w:rsidR="00F55988" w:rsidRPr="00CA5295" w:rsidRDefault="00F55988" w:rsidP="00432F55">
            <w:pPr>
              <w:rPr>
                <w:lang w:val="en-US"/>
              </w:rPr>
            </w:pPr>
            <w:r w:rsidRPr="00CA5295">
              <w:rPr>
                <w:noProof/>
                <w:lang w:val="en-US"/>
              </w:rPr>
              <w:drawing>
                <wp:inline distT="0" distB="0" distL="0" distR="0" wp14:anchorId="7CE955D0" wp14:editId="1E8E0713">
                  <wp:extent cx="4768215" cy="2790480"/>
                  <wp:effectExtent l="0" t="0" r="0" b="0"/>
                  <wp:docPr id="24456652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566520" name="Picture 1" descr="A screenshot of a computer&#10;&#10;Description automatically 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917" cy="2792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4DABD" w14:textId="77777777" w:rsidR="00F55988" w:rsidRPr="006507B7" w:rsidRDefault="00F55988" w:rsidP="00F55988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r w:rsidRPr="006507B7">
              <w:rPr>
                <w:lang w:val="en-US"/>
              </w:rPr>
              <w:t>Check database – student was not added to the database.</w:t>
            </w:r>
          </w:p>
          <w:p w14:paraId="22584DB8" w14:textId="77777777" w:rsidR="00F55988" w:rsidRDefault="00F55988" w:rsidP="00432F55">
            <w:pPr>
              <w:rPr>
                <w:b/>
                <w:bCs/>
                <w:lang w:val="en-US"/>
              </w:rPr>
            </w:pPr>
          </w:p>
          <w:p w14:paraId="30AA4324" w14:textId="77777777" w:rsidR="00F55988" w:rsidRDefault="00F55988" w:rsidP="00432F55">
            <w:pPr>
              <w:rPr>
                <w:lang w:val="en-US"/>
              </w:rPr>
            </w:pPr>
            <w:r w:rsidRPr="00CA5295">
              <w:rPr>
                <w:lang w:val="en-US"/>
              </w:rPr>
              <w:t>Test failed.</w:t>
            </w:r>
          </w:p>
          <w:p w14:paraId="0EDE97DE" w14:textId="77777777" w:rsidR="00F55988" w:rsidRDefault="00F55988" w:rsidP="00432F55"/>
        </w:tc>
      </w:tr>
      <w:tr w:rsidR="00F55988" w14:paraId="7F6E9CE5" w14:textId="77777777" w:rsidTr="00432F55">
        <w:tc>
          <w:tcPr>
            <w:tcW w:w="9576" w:type="dxa"/>
          </w:tcPr>
          <w:p w14:paraId="7BC2828A" w14:textId="77777777" w:rsidR="00F55988" w:rsidRDefault="00F55988" w:rsidP="00432F55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B)</w:t>
            </w:r>
          </w:p>
          <w:p w14:paraId="7016E676" w14:textId="77777777" w:rsidR="00F55988" w:rsidRPr="00CC5250" w:rsidRDefault="00F55988" w:rsidP="00432F55">
            <w:pPr>
              <w:rPr>
                <w:lang w:val="en-US"/>
              </w:rPr>
            </w:pPr>
            <w:r w:rsidRPr="00CC5250">
              <w:rPr>
                <w:lang w:val="en-US"/>
              </w:rPr>
              <w:t>Executed steps:</w:t>
            </w:r>
          </w:p>
          <w:p w14:paraId="3994204C" w14:textId="77777777" w:rsidR="00F55988" w:rsidRDefault="00F55988" w:rsidP="00F55988">
            <w:pPr>
              <w:pStyle w:val="ListParagraph"/>
              <w:numPr>
                <w:ilvl w:val="0"/>
                <w:numId w:val="48"/>
              </w:numPr>
              <w:rPr>
                <w:lang w:val="en-US"/>
              </w:rPr>
            </w:pPr>
            <w:r>
              <w:rPr>
                <w:lang w:val="en-US"/>
              </w:rPr>
              <w:t xml:space="preserve">POST </w:t>
            </w:r>
            <w:hyperlink r:id="rId39" w:history="1">
              <w:r w:rsidRPr="00F7471E">
                <w:rPr>
                  <w:rStyle w:val="Hyperlink"/>
                  <w:lang w:val="en-US"/>
                </w:rPr>
                <w:t>http://108.143.193.45:8080/api/v1/students/</w:t>
              </w:r>
            </w:hyperlink>
          </w:p>
          <w:p w14:paraId="02A7DEF3" w14:textId="77777777" w:rsidR="00F55988" w:rsidRDefault="00F55988" w:rsidP="00F55988">
            <w:pPr>
              <w:pStyle w:val="ListParagraph"/>
              <w:numPr>
                <w:ilvl w:val="0"/>
                <w:numId w:val="48"/>
              </w:numPr>
              <w:rPr>
                <w:lang w:val="en-US"/>
              </w:rPr>
            </w:pPr>
            <w:r>
              <w:rPr>
                <w:lang w:val="en-US"/>
              </w:rPr>
              <w:t>Body + raw + JSON</w:t>
            </w:r>
          </w:p>
          <w:p w14:paraId="7D20D3DC" w14:textId="77777777" w:rsidR="00F55988" w:rsidRPr="00CC5250" w:rsidRDefault="00F55988" w:rsidP="00432F55">
            <w:pPr>
              <w:ind w:left="360"/>
              <w:rPr>
                <w:lang w:val="en-US"/>
              </w:rPr>
            </w:pPr>
            <w:r w:rsidRPr="00CC5250">
              <w:rPr>
                <w:lang w:val="en-US"/>
              </w:rPr>
              <w:t>{</w:t>
            </w:r>
          </w:p>
          <w:p w14:paraId="6F6C98FB" w14:textId="77777777" w:rsidR="00F55988" w:rsidRPr="00CC5250" w:rsidRDefault="00F55988" w:rsidP="00432F55">
            <w:pPr>
              <w:ind w:left="360"/>
              <w:rPr>
                <w:lang w:val="en-US"/>
              </w:rPr>
            </w:pPr>
            <w:r w:rsidRPr="00CC5250">
              <w:rPr>
                <w:lang w:val="en-US"/>
              </w:rPr>
              <w:t>"</w:t>
            </w:r>
            <w:proofErr w:type="spellStart"/>
            <w:r w:rsidRPr="00CC5250">
              <w:rPr>
                <w:lang w:val="en-US"/>
              </w:rPr>
              <w:t>firstName</w:t>
            </w:r>
            <w:proofErr w:type="spellEnd"/>
            <w:r w:rsidRPr="00CC5250">
              <w:rPr>
                <w:lang w:val="en-US"/>
              </w:rPr>
              <w:t>": "",</w:t>
            </w:r>
          </w:p>
          <w:p w14:paraId="3435C1E8" w14:textId="77777777" w:rsidR="00F55988" w:rsidRPr="00CC5250" w:rsidRDefault="00F55988" w:rsidP="00432F55">
            <w:pPr>
              <w:ind w:left="360"/>
              <w:rPr>
                <w:lang w:val="en-US"/>
              </w:rPr>
            </w:pPr>
            <w:r w:rsidRPr="00CC5250">
              <w:rPr>
                <w:lang w:val="en-US"/>
              </w:rPr>
              <w:t>"</w:t>
            </w:r>
            <w:proofErr w:type="spellStart"/>
            <w:r w:rsidRPr="00CC5250">
              <w:rPr>
                <w:lang w:val="en-US"/>
              </w:rPr>
              <w:t>lastName</w:t>
            </w:r>
            <w:proofErr w:type="spellEnd"/>
            <w:r w:rsidRPr="00CC5250">
              <w:rPr>
                <w:lang w:val="en-US"/>
              </w:rPr>
              <w:t>": "</w:t>
            </w:r>
            <w:proofErr w:type="spellStart"/>
            <w:r w:rsidRPr="00CC5250">
              <w:rPr>
                <w:lang w:val="en-US"/>
              </w:rPr>
              <w:t>Vopice</w:t>
            </w:r>
            <w:proofErr w:type="spellEnd"/>
            <w:r w:rsidRPr="00CC5250">
              <w:rPr>
                <w:lang w:val="en-US"/>
              </w:rPr>
              <w:t>",</w:t>
            </w:r>
          </w:p>
          <w:p w14:paraId="0D5CAA57" w14:textId="77777777" w:rsidR="00F55988" w:rsidRPr="00CC5250" w:rsidRDefault="00F55988" w:rsidP="00432F55">
            <w:pPr>
              <w:ind w:left="360"/>
              <w:rPr>
                <w:lang w:val="en-US"/>
              </w:rPr>
            </w:pPr>
            <w:r w:rsidRPr="00CC5250">
              <w:rPr>
                <w:lang w:val="en-US"/>
              </w:rPr>
              <w:t>"email":  "",</w:t>
            </w:r>
          </w:p>
          <w:p w14:paraId="36FF82E7" w14:textId="77777777" w:rsidR="00F55988" w:rsidRPr="00CC5250" w:rsidRDefault="00F55988" w:rsidP="00432F55">
            <w:pPr>
              <w:ind w:left="360"/>
              <w:rPr>
                <w:lang w:val="en-US"/>
              </w:rPr>
            </w:pPr>
            <w:r w:rsidRPr="00CC5250">
              <w:rPr>
                <w:lang w:val="en-US"/>
              </w:rPr>
              <w:t>"age":  "78"</w:t>
            </w:r>
          </w:p>
          <w:p w14:paraId="034DB3B6" w14:textId="77777777" w:rsidR="00F55988" w:rsidRDefault="00F55988" w:rsidP="00432F55">
            <w:pPr>
              <w:rPr>
                <w:b/>
                <w:bCs/>
                <w:lang w:val="en-US"/>
              </w:rPr>
            </w:pPr>
            <w:r w:rsidRPr="00CC5250">
              <w:rPr>
                <w:lang w:val="en-US"/>
              </w:rPr>
              <w:t>}</w:t>
            </w:r>
          </w:p>
          <w:p w14:paraId="56F3EDC9" w14:textId="77777777" w:rsidR="00F55988" w:rsidRPr="00CC5250" w:rsidRDefault="00F55988" w:rsidP="00F55988">
            <w:pPr>
              <w:pStyle w:val="ListParagraph"/>
              <w:numPr>
                <w:ilvl w:val="0"/>
                <w:numId w:val="48"/>
              </w:numPr>
              <w:rPr>
                <w:lang w:val="en-US"/>
              </w:rPr>
            </w:pPr>
            <w:r w:rsidRPr="00CC5250">
              <w:rPr>
                <w:lang w:val="en-US"/>
              </w:rPr>
              <w:t xml:space="preserve">Press button </w:t>
            </w:r>
            <w:proofErr w:type="gramStart"/>
            <w:r w:rsidRPr="00CC5250">
              <w:rPr>
                <w:lang w:val="en-US"/>
              </w:rPr>
              <w:t>SEND</w:t>
            </w:r>
            <w:proofErr w:type="gramEnd"/>
          </w:p>
          <w:p w14:paraId="66F6195A" w14:textId="77777777" w:rsidR="00F55988" w:rsidRDefault="00F55988" w:rsidP="00432F55">
            <w:pPr>
              <w:rPr>
                <w:b/>
                <w:bCs/>
                <w:lang w:val="en-US"/>
              </w:rPr>
            </w:pPr>
          </w:p>
          <w:p w14:paraId="0A3780AB" w14:textId="77777777" w:rsidR="00F55988" w:rsidRDefault="00F55988" w:rsidP="00432F55">
            <w:pPr>
              <w:rPr>
                <w:lang w:val="en-US"/>
              </w:rPr>
            </w:pPr>
            <w:r w:rsidRPr="00CC5250">
              <w:rPr>
                <w:lang w:val="en-US"/>
              </w:rPr>
              <w:t>Response:</w:t>
            </w:r>
          </w:p>
          <w:p w14:paraId="0E4FD3FA" w14:textId="77777777" w:rsidR="00F55988" w:rsidRDefault="00F55988" w:rsidP="00F55988">
            <w:pPr>
              <w:pStyle w:val="ListParagraph"/>
              <w:numPr>
                <w:ilvl w:val="0"/>
                <w:numId w:val="49"/>
              </w:numPr>
              <w:rPr>
                <w:lang w:val="en-US"/>
              </w:rPr>
            </w:pPr>
            <w:r>
              <w:rPr>
                <w:lang w:val="en-US"/>
              </w:rPr>
              <w:t>Status code 200 OK</w:t>
            </w:r>
          </w:p>
          <w:p w14:paraId="2783C59C" w14:textId="77777777" w:rsidR="00F55988" w:rsidRDefault="00F55988" w:rsidP="00F55988">
            <w:pPr>
              <w:pStyle w:val="ListParagraph"/>
              <w:numPr>
                <w:ilvl w:val="0"/>
                <w:numId w:val="49"/>
              </w:numPr>
              <w:rPr>
                <w:lang w:val="en-US"/>
              </w:rPr>
            </w:pPr>
            <w:r w:rsidRPr="00CC5250">
              <w:rPr>
                <w:lang w:val="en-US"/>
              </w:rPr>
              <w:t>Response:</w:t>
            </w:r>
          </w:p>
          <w:p w14:paraId="0540B676" w14:textId="77777777" w:rsidR="00F55988" w:rsidRPr="00CC5250" w:rsidRDefault="00F55988" w:rsidP="00432F55">
            <w:pPr>
              <w:ind w:left="360"/>
              <w:rPr>
                <w:lang w:val="en-US"/>
              </w:rPr>
            </w:pPr>
            <w:r w:rsidRPr="00CC5250">
              <w:rPr>
                <w:lang w:val="en-US"/>
              </w:rPr>
              <w:t>{</w:t>
            </w:r>
          </w:p>
          <w:p w14:paraId="1EA4769B" w14:textId="77777777" w:rsidR="00F55988" w:rsidRPr="00CC5250" w:rsidRDefault="00F55988" w:rsidP="00432F55">
            <w:pPr>
              <w:rPr>
                <w:lang w:val="en-US"/>
              </w:rPr>
            </w:pPr>
            <w:r w:rsidRPr="00CC5250">
              <w:rPr>
                <w:lang w:val="en-US"/>
              </w:rPr>
              <w:t xml:space="preserve">    "id": 1292,</w:t>
            </w:r>
          </w:p>
          <w:p w14:paraId="2666D274" w14:textId="77777777" w:rsidR="00F55988" w:rsidRPr="00CC5250" w:rsidRDefault="00F55988" w:rsidP="00432F55">
            <w:pPr>
              <w:rPr>
                <w:lang w:val="en-US"/>
              </w:rPr>
            </w:pPr>
            <w:r w:rsidRPr="00CC5250">
              <w:rPr>
                <w:lang w:val="en-US"/>
              </w:rPr>
              <w:t xml:space="preserve">    "</w:t>
            </w:r>
            <w:proofErr w:type="spellStart"/>
            <w:r w:rsidRPr="00CC5250">
              <w:rPr>
                <w:lang w:val="en-US"/>
              </w:rPr>
              <w:t>firstName</w:t>
            </w:r>
            <w:proofErr w:type="spellEnd"/>
            <w:r w:rsidRPr="00CC5250">
              <w:rPr>
                <w:lang w:val="en-US"/>
              </w:rPr>
              <w:t>": "",</w:t>
            </w:r>
          </w:p>
          <w:p w14:paraId="51A4842E" w14:textId="77777777" w:rsidR="00F55988" w:rsidRPr="00CC5250" w:rsidRDefault="00F55988" w:rsidP="00432F55">
            <w:pPr>
              <w:rPr>
                <w:lang w:val="en-US"/>
              </w:rPr>
            </w:pPr>
            <w:r w:rsidRPr="00CC5250">
              <w:rPr>
                <w:lang w:val="en-US"/>
              </w:rPr>
              <w:t xml:space="preserve">    "</w:t>
            </w:r>
            <w:proofErr w:type="spellStart"/>
            <w:r w:rsidRPr="00CC5250">
              <w:rPr>
                <w:lang w:val="en-US"/>
              </w:rPr>
              <w:t>lastName</w:t>
            </w:r>
            <w:proofErr w:type="spellEnd"/>
            <w:r w:rsidRPr="00CC5250">
              <w:rPr>
                <w:lang w:val="en-US"/>
              </w:rPr>
              <w:t>": "VOPICE",</w:t>
            </w:r>
          </w:p>
          <w:p w14:paraId="2F6FC2F6" w14:textId="77777777" w:rsidR="00F55988" w:rsidRPr="00CC5250" w:rsidRDefault="00F55988" w:rsidP="00432F55">
            <w:pPr>
              <w:rPr>
                <w:lang w:val="en-US"/>
              </w:rPr>
            </w:pPr>
            <w:r w:rsidRPr="00CC5250">
              <w:rPr>
                <w:lang w:val="en-US"/>
              </w:rPr>
              <w:t xml:space="preserve">    "email": "",</w:t>
            </w:r>
          </w:p>
          <w:p w14:paraId="6D972092" w14:textId="77777777" w:rsidR="00F55988" w:rsidRPr="00CC5250" w:rsidRDefault="00F55988" w:rsidP="00432F55">
            <w:pPr>
              <w:rPr>
                <w:lang w:val="en-US"/>
              </w:rPr>
            </w:pPr>
            <w:r w:rsidRPr="00CC5250">
              <w:rPr>
                <w:lang w:val="en-US"/>
              </w:rPr>
              <w:t xml:space="preserve">    "age": 78</w:t>
            </w:r>
          </w:p>
          <w:p w14:paraId="59C96CA3" w14:textId="77777777" w:rsidR="00F55988" w:rsidRPr="00CC5250" w:rsidRDefault="00F55988" w:rsidP="00432F55">
            <w:pPr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CC5250">
              <w:rPr>
                <w:lang w:val="en-US"/>
              </w:rPr>
              <w:t>}</w:t>
            </w:r>
          </w:p>
          <w:p w14:paraId="1F597CC3" w14:textId="77777777" w:rsidR="00F55988" w:rsidRDefault="00F55988" w:rsidP="00432F55">
            <w:pPr>
              <w:rPr>
                <w:b/>
                <w:bCs/>
                <w:lang w:val="en-US"/>
              </w:rPr>
            </w:pPr>
            <w:r w:rsidRPr="00CC5250">
              <w:rPr>
                <w:b/>
                <w:bCs/>
                <w:noProof/>
                <w:lang w:val="en-US"/>
              </w:rPr>
              <w:drawing>
                <wp:inline distT="0" distB="0" distL="0" distR="0" wp14:anchorId="49B216C7" wp14:editId="5020B6F2">
                  <wp:extent cx="4711065" cy="2888521"/>
                  <wp:effectExtent l="0" t="0" r="0" b="7620"/>
                  <wp:docPr id="120764981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649818" name="Picture 1" descr="A screenshot of a computer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215" cy="289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40C9F" w14:textId="77777777" w:rsidR="00F55988" w:rsidRPr="00CC5250" w:rsidRDefault="00F55988" w:rsidP="00F55988">
            <w:pPr>
              <w:pStyle w:val="ListParagraph"/>
              <w:numPr>
                <w:ilvl w:val="0"/>
                <w:numId w:val="49"/>
              </w:numPr>
              <w:rPr>
                <w:lang w:val="en-US"/>
              </w:rPr>
            </w:pPr>
            <w:r w:rsidRPr="00CC5250">
              <w:rPr>
                <w:lang w:val="en-US"/>
              </w:rPr>
              <w:t xml:space="preserve">Check </w:t>
            </w:r>
            <w:proofErr w:type="gramStart"/>
            <w:r w:rsidRPr="00CC5250">
              <w:rPr>
                <w:lang w:val="en-US"/>
              </w:rPr>
              <w:t>database</w:t>
            </w:r>
            <w:proofErr w:type="gramEnd"/>
          </w:p>
          <w:p w14:paraId="67350A0C" w14:textId="77777777" w:rsidR="00F55988" w:rsidRDefault="00F55988" w:rsidP="00432F55">
            <w:pPr>
              <w:rPr>
                <w:b/>
                <w:bCs/>
                <w:lang w:val="en-US"/>
              </w:rPr>
            </w:pPr>
            <w:r w:rsidRPr="00CC5250">
              <w:rPr>
                <w:b/>
                <w:bCs/>
                <w:noProof/>
                <w:lang w:val="en-US"/>
              </w:rPr>
              <w:lastRenderedPageBreak/>
              <w:drawing>
                <wp:inline distT="0" distB="0" distL="0" distR="0" wp14:anchorId="121735E9" wp14:editId="1F7BF6E0">
                  <wp:extent cx="4095961" cy="2349621"/>
                  <wp:effectExtent l="0" t="0" r="0" b="0"/>
                  <wp:docPr id="161387036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870360" name="Picture 1" descr="A screenshot of a computer&#10;&#10;Description automatically generated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961" cy="2349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F69D7" w14:textId="77777777" w:rsidR="00F55988" w:rsidRDefault="00F55988" w:rsidP="00432F55">
            <w:pPr>
              <w:rPr>
                <w:b/>
                <w:bCs/>
                <w:lang w:val="en-US"/>
              </w:rPr>
            </w:pPr>
          </w:p>
          <w:p w14:paraId="481C4422" w14:textId="77777777" w:rsidR="00F55988" w:rsidRPr="00BD22C8" w:rsidRDefault="00F55988" w:rsidP="00432F55">
            <w:pPr>
              <w:rPr>
                <w:lang w:val="en-US"/>
              </w:rPr>
            </w:pPr>
            <w:r w:rsidRPr="00CC5250">
              <w:rPr>
                <w:lang w:val="en-US"/>
              </w:rPr>
              <w:t>Test failed.</w:t>
            </w:r>
          </w:p>
        </w:tc>
      </w:tr>
    </w:tbl>
    <w:p w14:paraId="51860782" w14:textId="77777777" w:rsidR="00F55988" w:rsidRDefault="00F55988" w:rsidP="00F55988"/>
    <w:p w14:paraId="79CE5E44" w14:textId="77777777" w:rsidR="00991BA3" w:rsidRDefault="00991BA3" w:rsidP="00F559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5988" w14:paraId="4BCC35BA" w14:textId="77777777" w:rsidTr="00432F55">
        <w:tc>
          <w:tcPr>
            <w:tcW w:w="9576" w:type="dxa"/>
          </w:tcPr>
          <w:p w14:paraId="1DDAEC0E" w14:textId="77777777" w:rsidR="00F55988" w:rsidRDefault="00F55988" w:rsidP="005C6CB8">
            <w:pPr>
              <w:pStyle w:val="Heading2"/>
              <w:rPr>
                <w:lang w:val="en-US"/>
              </w:rPr>
            </w:pPr>
            <w:bookmarkStart w:id="36" w:name="_Toc172283546"/>
            <w:r w:rsidRPr="00C40222">
              <w:rPr>
                <w:lang w:val="en-US"/>
              </w:rPr>
              <w:t>01</w:t>
            </w:r>
            <w:r>
              <w:rPr>
                <w:lang w:val="en-US"/>
              </w:rPr>
              <w:t>0</w:t>
            </w:r>
            <w:r w:rsidRPr="00C40222">
              <w:rPr>
                <w:lang w:val="en-US"/>
              </w:rPr>
              <w:t xml:space="preserve"> Abstract: Add a new student with incorrect email </w:t>
            </w:r>
            <w:proofErr w:type="gramStart"/>
            <w:r w:rsidRPr="00C40222">
              <w:rPr>
                <w:lang w:val="en-US"/>
              </w:rPr>
              <w:t>address</w:t>
            </w:r>
            <w:bookmarkEnd w:id="36"/>
            <w:proofErr w:type="gramEnd"/>
          </w:p>
          <w:p w14:paraId="729EA927" w14:textId="77777777" w:rsidR="00F55988" w:rsidRDefault="00F55988" w:rsidP="00432F55"/>
        </w:tc>
      </w:tr>
      <w:tr w:rsidR="00F55988" w14:paraId="4790CED3" w14:textId="77777777" w:rsidTr="00432F55">
        <w:tc>
          <w:tcPr>
            <w:tcW w:w="9576" w:type="dxa"/>
          </w:tcPr>
          <w:p w14:paraId="74360472" w14:textId="77777777" w:rsidR="00F55988" w:rsidRPr="00C40222" w:rsidRDefault="00F55988" w:rsidP="00432F55">
            <w:pPr>
              <w:rPr>
                <w:lang w:val="en-US"/>
              </w:rPr>
            </w:pPr>
            <w:r>
              <w:rPr>
                <w:lang w:val="en-US"/>
              </w:rPr>
              <w:t xml:space="preserve">Executed </w:t>
            </w:r>
            <w:r w:rsidRPr="00C40222">
              <w:rPr>
                <w:lang w:val="en-US"/>
              </w:rPr>
              <w:t>Steps:</w:t>
            </w:r>
          </w:p>
          <w:p w14:paraId="57558E7C" w14:textId="77777777" w:rsidR="00F55988" w:rsidRDefault="00F55988" w:rsidP="00F55988">
            <w:pPr>
              <w:pStyle w:val="ListParagraph"/>
              <w:numPr>
                <w:ilvl w:val="0"/>
                <w:numId w:val="66"/>
              </w:numPr>
              <w:rPr>
                <w:lang w:val="en-US"/>
              </w:rPr>
            </w:pPr>
            <w:r>
              <w:rPr>
                <w:lang w:val="en-US"/>
              </w:rPr>
              <w:t xml:space="preserve">POST </w:t>
            </w:r>
            <w:hyperlink r:id="rId42" w:history="1">
              <w:r w:rsidRPr="00841B5B">
                <w:rPr>
                  <w:rStyle w:val="Hyperlink"/>
                  <w:lang w:val="en-US"/>
                </w:rPr>
                <w:t>http://108.143.193.45:8080/api/v1/students/</w:t>
              </w:r>
            </w:hyperlink>
          </w:p>
          <w:p w14:paraId="08481BAB" w14:textId="77777777" w:rsidR="00F55988" w:rsidRDefault="00F55988" w:rsidP="00F55988">
            <w:pPr>
              <w:pStyle w:val="ListParagraph"/>
              <w:numPr>
                <w:ilvl w:val="0"/>
                <w:numId w:val="66"/>
              </w:numPr>
              <w:rPr>
                <w:lang w:val="en-US"/>
              </w:rPr>
            </w:pPr>
            <w:r>
              <w:rPr>
                <w:lang w:val="en-US"/>
              </w:rPr>
              <w:t>Body + raw + JSON</w:t>
            </w:r>
          </w:p>
          <w:p w14:paraId="515A22D2" w14:textId="77777777" w:rsidR="00F55988" w:rsidRPr="00753545" w:rsidRDefault="00F55988" w:rsidP="00432F55">
            <w:pPr>
              <w:ind w:left="360"/>
              <w:jc w:val="both"/>
              <w:rPr>
                <w:lang w:val="en-US"/>
              </w:rPr>
            </w:pPr>
            <w:r w:rsidRPr="00753545">
              <w:rPr>
                <w:lang w:val="en-US"/>
              </w:rPr>
              <w:t>{</w:t>
            </w:r>
          </w:p>
          <w:p w14:paraId="09F6B8DF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</w:t>
            </w:r>
            <w:proofErr w:type="spellStart"/>
            <w:r w:rsidRPr="00C40222">
              <w:rPr>
                <w:lang w:val="en-US"/>
              </w:rPr>
              <w:t>firstName</w:t>
            </w:r>
            <w:proofErr w:type="spellEnd"/>
            <w:r w:rsidRPr="00C40222">
              <w:rPr>
                <w:lang w:val="en-US"/>
              </w:rPr>
              <w:t>":  "</w:t>
            </w:r>
            <w:r>
              <w:rPr>
                <w:lang w:val="en-US"/>
              </w:rPr>
              <w:t>Václav</w:t>
            </w:r>
            <w:r w:rsidRPr="00C40222">
              <w:rPr>
                <w:lang w:val="en-US"/>
              </w:rPr>
              <w:t>",</w:t>
            </w:r>
          </w:p>
          <w:p w14:paraId="591EE9AC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</w:t>
            </w:r>
            <w:proofErr w:type="spellStart"/>
            <w:r w:rsidRPr="00C40222">
              <w:rPr>
                <w:lang w:val="en-US"/>
              </w:rPr>
              <w:t>lastName</w:t>
            </w:r>
            <w:proofErr w:type="spellEnd"/>
            <w:r w:rsidRPr="00C40222">
              <w:rPr>
                <w:lang w:val="en-US"/>
              </w:rPr>
              <w:t>": "</w:t>
            </w:r>
            <w:proofErr w:type="spellStart"/>
            <w:r>
              <w:rPr>
                <w:lang w:val="en-US"/>
              </w:rPr>
              <w:t>Mrkvička</w:t>
            </w:r>
            <w:proofErr w:type="spellEnd"/>
            <w:r w:rsidRPr="00C40222">
              <w:rPr>
                <w:lang w:val="en-US"/>
              </w:rPr>
              <w:t>",</w:t>
            </w:r>
          </w:p>
          <w:p w14:paraId="11F76133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"email":  "</w:t>
            </w:r>
            <w:hyperlink r:id="rId43" w:history="1">
              <w:r>
                <w:rPr>
                  <w:rStyle w:val="Hyperlink"/>
                  <w:lang w:val="en-US"/>
                </w:rPr>
                <w:t>Vaclav.mrkvicka.</w:t>
              </w:r>
              <w:r w:rsidRPr="00841B5B">
                <w:rPr>
                  <w:rStyle w:val="Hyperlink"/>
                  <w:lang w:val="en-US"/>
                </w:rPr>
                <w:t>seznam.cz</w:t>
              </w:r>
            </w:hyperlink>
            <w:r w:rsidRPr="00C40222">
              <w:rPr>
                <w:lang w:val="en-US"/>
              </w:rPr>
              <w:t>",</w:t>
            </w:r>
          </w:p>
          <w:p w14:paraId="5A58A2B7" w14:textId="77777777" w:rsidR="00F55988" w:rsidRPr="00C40222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"age":  "</w:t>
            </w:r>
            <w:r>
              <w:rPr>
                <w:lang w:val="en-US"/>
              </w:rPr>
              <w:t>33</w:t>
            </w:r>
            <w:r w:rsidRPr="00C40222">
              <w:rPr>
                <w:lang w:val="en-US"/>
              </w:rPr>
              <w:t>"</w:t>
            </w:r>
          </w:p>
          <w:p w14:paraId="1567215F" w14:textId="77777777" w:rsidR="00F55988" w:rsidRDefault="00F55988" w:rsidP="00432F55">
            <w:pPr>
              <w:ind w:left="360"/>
              <w:rPr>
                <w:lang w:val="en-US"/>
              </w:rPr>
            </w:pPr>
            <w:r w:rsidRPr="00C40222">
              <w:rPr>
                <w:lang w:val="en-US"/>
              </w:rPr>
              <w:t>}</w:t>
            </w:r>
          </w:p>
          <w:p w14:paraId="3077F9A7" w14:textId="77777777" w:rsidR="00F55988" w:rsidRPr="0001121B" w:rsidRDefault="00F55988" w:rsidP="00F55988">
            <w:pPr>
              <w:pStyle w:val="ListParagraph"/>
              <w:numPr>
                <w:ilvl w:val="0"/>
                <w:numId w:val="66"/>
              </w:numPr>
              <w:rPr>
                <w:lang w:val="en-US"/>
              </w:rPr>
            </w:pPr>
            <w:r>
              <w:rPr>
                <w:lang w:val="en-US"/>
              </w:rPr>
              <w:t xml:space="preserve">Press button </w:t>
            </w:r>
            <w:proofErr w:type="gramStart"/>
            <w:r>
              <w:rPr>
                <w:lang w:val="en-US"/>
              </w:rPr>
              <w:t>SEND</w:t>
            </w:r>
            <w:proofErr w:type="gramEnd"/>
          </w:p>
          <w:p w14:paraId="05B141BB" w14:textId="77777777" w:rsidR="00F55988" w:rsidRPr="00C40222" w:rsidRDefault="00F55988" w:rsidP="00432F55">
            <w:pPr>
              <w:rPr>
                <w:u w:val="single"/>
                <w:lang w:val="en-US"/>
              </w:rPr>
            </w:pPr>
          </w:p>
          <w:p w14:paraId="7C335009" w14:textId="77777777" w:rsidR="00F55988" w:rsidRPr="00C40222" w:rsidRDefault="00F55988" w:rsidP="00432F55">
            <w:pPr>
              <w:rPr>
                <w:lang w:val="en-US"/>
              </w:rPr>
            </w:pPr>
            <w:r w:rsidRPr="00C40222">
              <w:rPr>
                <w:lang w:val="en-US"/>
              </w:rPr>
              <w:t>Response:</w:t>
            </w:r>
          </w:p>
          <w:p w14:paraId="579276CF" w14:textId="77777777" w:rsidR="00F55988" w:rsidRPr="007E1AE6" w:rsidRDefault="00F55988" w:rsidP="00F55988">
            <w:pPr>
              <w:pStyle w:val="ListParagraph"/>
              <w:numPr>
                <w:ilvl w:val="0"/>
                <w:numId w:val="73"/>
              </w:numPr>
              <w:rPr>
                <w:lang w:val="en-US"/>
              </w:rPr>
            </w:pPr>
            <w:r w:rsidRPr="007E1AE6">
              <w:rPr>
                <w:lang w:val="en-US"/>
              </w:rPr>
              <w:t>Status 200 OK</w:t>
            </w:r>
          </w:p>
          <w:p w14:paraId="28E4C1AF" w14:textId="77777777" w:rsidR="00F55988" w:rsidRDefault="00F55988" w:rsidP="00F55988">
            <w:pPr>
              <w:pStyle w:val="ListParagraph"/>
              <w:numPr>
                <w:ilvl w:val="0"/>
                <w:numId w:val="73"/>
              </w:numPr>
              <w:rPr>
                <w:lang w:val="en-US"/>
              </w:rPr>
            </w:pPr>
          </w:p>
          <w:p w14:paraId="6AE73249" w14:textId="77777777" w:rsidR="00F55988" w:rsidRPr="007E1AE6" w:rsidRDefault="00F55988" w:rsidP="00432F55">
            <w:pPr>
              <w:ind w:left="360"/>
              <w:rPr>
                <w:lang w:val="en-US"/>
              </w:rPr>
            </w:pPr>
            <w:r w:rsidRPr="007E1AE6">
              <w:rPr>
                <w:lang w:val="en-US"/>
              </w:rPr>
              <w:t>{</w:t>
            </w:r>
          </w:p>
          <w:p w14:paraId="428100F2" w14:textId="77777777" w:rsidR="00F55988" w:rsidRPr="0001121B" w:rsidRDefault="00F55988" w:rsidP="00432F55">
            <w:pPr>
              <w:rPr>
                <w:lang w:val="en-US"/>
              </w:rPr>
            </w:pPr>
            <w:r w:rsidRPr="0001121B">
              <w:rPr>
                <w:lang w:val="en-US"/>
              </w:rPr>
              <w:t xml:space="preserve">    "id": 1293,</w:t>
            </w:r>
          </w:p>
          <w:p w14:paraId="6A0E2971" w14:textId="77777777" w:rsidR="00F55988" w:rsidRPr="0001121B" w:rsidRDefault="00F55988" w:rsidP="00432F55">
            <w:pPr>
              <w:rPr>
                <w:lang w:val="en-US"/>
              </w:rPr>
            </w:pPr>
            <w:r w:rsidRPr="0001121B">
              <w:rPr>
                <w:lang w:val="en-US"/>
              </w:rPr>
              <w:t xml:space="preserve">    "</w:t>
            </w:r>
            <w:proofErr w:type="spellStart"/>
            <w:r w:rsidRPr="0001121B">
              <w:rPr>
                <w:lang w:val="en-US"/>
              </w:rPr>
              <w:t>firstName</w:t>
            </w:r>
            <w:proofErr w:type="spellEnd"/>
            <w:r w:rsidRPr="0001121B">
              <w:rPr>
                <w:lang w:val="en-US"/>
              </w:rPr>
              <w:t>": "Václav",</w:t>
            </w:r>
          </w:p>
          <w:p w14:paraId="3C58B29C" w14:textId="77777777" w:rsidR="00F55988" w:rsidRPr="0001121B" w:rsidRDefault="00F55988" w:rsidP="00432F55">
            <w:pPr>
              <w:rPr>
                <w:lang w:val="en-US"/>
              </w:rPr>
            </w:pPr>
            <w:r w:rsidRPr="0001121B">
              <w:rPr>
                <w:lang w:val="en-US"/>
              </w:rPr>
              <w:t xml:space="preserve">    "</w:t>
            </w:r>
            <w:proofErr w:type="spellStart"/>
            <w:r w:rsidRPr="0001121B">
              <w:rPr>
                <w:lang w:val="en-US"/>
              </w:rPr>
              <w:t>lastName</w:t>
            </w:r>
            <w:proofErr w:type="spellEnd"/>
            <w:r w:rsidRPr="0001121B">
              <w:rPr>
                <w:lang w:val="en-US"/>
              </w:rPr>
              <w:t>": "MRKVIČKA",</w:t>
            </w:r>
          </w:p>
          <w:p w14:paraId="31C8ED5B" w14:textId="77777777" w:rsidR="00F55988" w:rsidRPr="0001121B" w:rsidRDefault="00F55988" w:rsidP="00432F55">
            <w:pPr>
              <w:rPr>
                <w:lang w:val="en-US"/>
              </w:rPr>
            </w:pPr>
            <w:r w:rsidRPr="0001121B">
              <w:rPr>
                <w:lang w:val="en-US"/>
              </w:rPr>
              <w:t xml:space="preserve">    "email": "Vaclav.mrkvicka.seznam.cz",</w:t>
            </w:r>
          </w:p>
          <w:p w14:paraId="04467801" w14:textId="77777777" w:rsidR="00F55988" w:rsidRPr="0001121B" w:rsidRDefault="00F55988" w:rsidP="00432F55">
            <w:pPr>
              <w:rPr>
                <w:lang w:val="en-US"/>
              </w:rPr>
            </w:pPr>
            <w:r w:rsidRPr="0001121B">
              <w:rPr>
                <w:lang w:val="en-US"/>
              </w:rPr>
              <w:t xml:space="preserve">    "age": 33</w:t>
            </w:r>
          </w:p>
          <w:p w14:paraId="1E767DD4" w14:textId="77777777" w:rsidR="00F55988" w:rsidRPr="0001121B" w:rsidRDefault="00F55988" w:rsidP="00432F55">
            <w:pPr>
              <w:rPr>
                <w:lang w:val="en-US"/>
              </w:rPr>
            </w:pPr>
            <w:r w:rsidRPr="0001121B">
              <w:rPr>
                <w:lang w:val="en-US"/>
              </w:rPr>
              <w:t>}</w:t>
            </w:r>
          </w:p>
          <w:p w14:paraId="42C60216" w14:textId="77777777" w:rsidR="00F55988" w:rsidRPr="0001121B" w:rsidRDefault="00F55988" w:rsidP="00432F55">
            <w:pPr>
              <w:rPr>
                <w:lang w:val="en-US"/>
              </w:rPr>
            </w:pPr>
          </w:p>
          <w:p w14:paraId="414AD830" w14:textId="77777777" w:rsidR="00F55988" w:rsidRDefault="00F55988" w:rsidP="00432F55">
            <w:pPr>
              <w:rPr>
                <w:i/>
                <w:lang w:val="en-US"/>
              </w:rPr>
            </w:pPr>
            <w:r w:rsidRPr="0001121B">
              <w:rPr>
                <w:i/>
                <w:noProof/>
                <w:lang w:val="en-US"/>
              </w:rPr>
              <w:lastRenderedPageBreak/>
              <w:drawing>
                <wp:inline distT="0" distB="0" distL="0" distR="0" wp14:anchorId="71BAB0EF" wp14:editId="2222BE8E">
                  <wp:extent cx="4857115" cy="2965159"/>
                  <wp:effectExtent l="0" t="0" r="635" b="6985"/>
                  <wp:docPr id="168350724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507246" name="Picture 1" descr="A screenshot of a computer&#10;&#10;Description automatically generated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968" cy="29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48D3D" w14:textId="77777777" w:rsidR="00F55988" w:rsidRPr="007E1AE6" w:rsidRDefault="00F55988" w:rsidP="00F55988">
            <w:pPr>
              <w:pStyle w:val="ListParagraph"/>
              <w:numPr>
                <w:ilvl w:val="0"/>
                <w:numId w:val="73"/>
              </w:numPr>
              <w:rPr>
                <w:iCs/>
                <w:lang w:val="en-US"/>
              </w:rPr>
            </w:pPr>
            <w:r w:rsidRPr="007E1AE6">
              <w:rPr>
                <w:iCs/>
                <w:lang w:val="en-US"/>
              </w:rPr>
              <w:t xml:space="preserve">Checked </w:t>
            </w:r>
            <w:proofErr w:type="gramStart"/>
            <w:r w:rsidRPr="007E1AE6">
              <w:rPr>
                <w:iCs/>
                <w:lang w:val="en-US"/>
              </w:rPr>
              <w:t>database</w:t>
            </w:r>
            <w:proofErr w:type="gramEnd"/>
          </w:p>
          <w:p w14:paraId="19BB5B44" w14:textId="77777777" w:rsidR="00F55988" w:rsidRDefault="00F55988" w:rsidP="00432F55">
            <w:pPr>
              <w:ind w:left="360"/>
              <w:rPr>
                <w:i/>
                <w:lang w:val="en-US"/>
              </w:rPr>
            </w:pPr>
            <w:r w:rsidRPr="007E1AE6">
              <w:rPr>
                <w:i/>
                <w:noProof/>
                <w:lang w:val="en-US"/>
              </w:rPr>
              <w:drawing>
                <wp:inline distT="0" distB="0" distL="0" distR="0" wp14:anchorId="29F51FA2" wp14:editId="3BCB5FB8">
                  <wp:extent cx="4279900" cy="2382499"/>
                  <wp:effectExtent l="0" t="0" r="0" b="0"/>
                  <wp:docPr id="135213686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53908" name="Picture 1" descr="A screenshot of a computer&#10;&#10;Description automatically generated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376" cy="238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90E27" w14:textId="77777777" w:rsidR="00F55988" w:rsidRPr="00BD22C8" w:rsidRDefault="00F55988" w:rsidP="00432F55">
            <w:pPr>
              <w:rPr>
                <w:iCs/>
                <w:lang w:val="en-US"/>
              </w:rPr>
            </w:pPr>
            <w:r w:rsidRPr="005B016F">
              <w:rPr>
                <w:iCs/>
                <w:lang w:val="en-US"/>
              </w:rPr>
              <w:t>Test failed.</w:t>
            </w:r>
          </w:p>
        </w:tc>
      </w:tr>
    </w:tbl>
    <w:p w14:paraId="195B5AA2" w14:textId="77777777" w:rsidR="00F55988" w:rsidRDefault="00F55988" w:rsidP="00F55988"/>
    <w:p w14:paraId="629B3F79" w14:textId="77777777" w:rsidR="00F55988" w:rsidRDefault="00F55988">
      <w:pPr>
        <w:rPr>
          <w:lang w:val="en-US"/>
        </w:rPr>
      </w:pPr>
    </w:p>
    <w:p w14:paraId="0ECDAEF0" w14:textId="77777777" w:rsidR="00F55988" w:rsidRDefault="00F55988">
      <w:pPr>
        <w:rPr>
          <w:lang w:val="en-US"/>
        </w:rPr>
      </w:pPr>
    </w:p>
    <w:p w14:paraId="7ECD3965" w14:textId="77777777" w:rsidR="00F55988" w:rsidRDefault="00F55988">
      <w:pPr>
        <w:rPr>
          <w:lang w:val="en-US"/>
        </w:rPr>
      </w:pPr>
    </w:p>
    <w:p w14:paraId="3B7F072C" w14:textId="77777777" w:rsidR="00991BA3" w:rsidRDefault="00991BA3">
      <w:pPr>
        <w:rPr>
          <w:lang w:val="en-US"/>
        </w:rPr>
      </w:pPr>
    </w:p>
    <w:p w14:paraId="1B3CD4A0" w14:textId="77777777" w:rsidR="00991BA3" w:rsidRDefault="00991BA3">
      <w:pPr>
        <w:rPr>
          <w:lang w:val="en-US"/>
        </w:rPr>
      </w:pPr>
    </w:p>
    <w:p w14:paraId="518BD201" w14:textId="77777777" w:rsidR="00991BA3" w:rsidRDefault="00991BA3">
      <w:pPr>
        <w:rPr>
          <w:lang w:val="en-US"/>
        </w:rPr>
      </w:pPr>
    </w:p>
    <w:p w14:paraId="31892C22" w14:textId="77777777" w:rsidR="00991BA3" w:rsidRDefault="00991BA3">
      <w:pPr>
        <w:rPr>
          <w:lang w:val="en-US"/>
        </w:rPr>
      </w:pPr>
    </w:p>
    <w:p w14:paraId="0B0867F7" w14:textId="77777777" w:rsidR="00991BA3" w:rsidRDefault="00991BA3">
      <w:pPr>
        <w:rPr>
          <w:lang w:val="en-US"/>
        </w:rPr>
      </w:pPr>
    </w:p>
    <w:p w14:paraId="7C724487" w14:textId="77777777" w:rsidR="00991BA3" w:rsidRDefault="00991BA3">
      <w:pPr>
        <w:rPr>
          <w:lang w:val="en-US"/>
        </w:rPr>
      </w:pPr>
    </w:p>
    <w:p w14:paraId="2948D8AB" w14:textId="77777777" w:rsidR="00991BA3" w:rsidRDefault="00991BA3">
      <w:pPr>
        <w:rPr>
          <w:lang w:val="en-US"/>
        </w:rPr>
      </w:pPr>
    </w:p>
    <w:p w14:paraId="104BD18D" w14:textId="77777777" w:rsidR="00991BA3" w:rsidRDefault="00991BA3">
      <w:pPr>
        <w:rPr>
          <w:lang w:val="en-US"/>
        </w:rPr>
      </w:pPr>
    </w:p>
    <w:p w14:paraId="4BEF4210" w14:textId="77777777" w:rsidR="00991BA3" w:rsidRDefault="00991BA3">
      <w:pPr>
        <w:rPr>
          <w:lang w:val="en-US"/>
        </w:rPr>
      </w:pPr>
    </w:p>
    <w:p w14:paraId="5C7575AE" w14:textId="77777777" w:rsidR="00991BA3" w:rsidRDefault="00991BA3">
      <w:pPr>
        <w:rPr>
          <w:lang w:val="en-US"/>
        </w:rPr>
      </w:pPr>
    </w:p>
    <w:p w14:paraId="1B56C542" w14:textId="77777777" w:rsidR="00991BA3" w:rsidRDefault="00991BA3">
      <w:pPr>
        <w:rPr>
          <w:lang w:val="en-US"/>
        </w:rPr>
      </w:pPr>
    </w:p>
    <w:p w14:paraId="2615B999" w14:textId="77777777" w:rsidR="00991BA3" w:rsidRDefault="00991BA3">
      <w:pPr>
        <w:rPr>
          <w:lang w:val="en-US"/>
        </w:rPr>
      </w:pPr>
    </w:p>
    <w:p w14:paraId="32481FE8" w14:textId="77777777" w:rsidR="00991BA3" w:rsidRDefault="00991BA3">
      <w:pPr>
        <w:rPr>
          <w:lang w:val="en-US"/>
        </w:rPr>
      </w:pPr>
    </w:p>
    <w:p w14:paraId="28F82493" w14:textId="77777777" w:rsidR="00991BA3" w:rsidRDefault="00991BA3">
      <w:pPr>
        <w:rPr>
          <w:lang w:val="en-US"/>
        </w:rPr>
      </w:pPr>
    </w:p>
    <w:p w14:paraId="16A92B0C" w14:textId="77777777" w:rsidR="00991BA3" w:rsidRDefault="00991BA3">
      <w:pPr>
        <w:rPr>
          <w:lang w:val="en-US"/>
        </w:rPr>
      </w:pPr>
    </w:p>
    <w:p w14:paraId="64674FDE" w14:textId="77777777" w:rsidR="00991BA3" w:rsidRDefault="00991BA3">
      <w:pPr>
        <w:rPr>
          <w:lang w:val="en-US"/>
        </w:rPr>
      </w:pPr>
    </w:p>
    <w:p w14:paraId="59336151" w14:textId="77777777" w:rsidR="00991BA3" w:rsidRDefault="00991BA3">
      <w:pPr>
        <w:rPr>
          <w:lang w:val="en-US"/>
        </w:rPr>
      </w:pPr>
    </w:p>
    <w:p w14:paraId="785AB1EC" w14:textId="77777777" w:rsidR="00991BA3" w:rsidRDefault="00991BA3">
      <w:pPr>
        <w:rPr>
          <w:lang w:val="en-US"/>
        </w:rPr>
      </w:pPr>
    </w:p>
    <w:p w14:paraId="2D4A2FE3" w14:textId="77777777" w:rsidR="00991BA3" w:rsidRDefault="00991BA3">
      <w:pPr>
        <w:rPr>
          <w:lang w:val="en-US"/>
        </w:rPr>
      </w:pPr>
    </w:p>
    <w:p w14:paraId="0CC3EA76" w14:textId="77777777" w:rsidR="00991BA3" w:rsidRDefault="00991BA3">
      <w:pPr>
        <w:rPr>
          <w:lang w:val="en-US"/>
        </w:rPr>
      </w:pPr>
    </w:p>
    <w:p w14:paraId="30F59B0F" w14:textId="77777777" w:rsidR="00991BA3" w:rsidRDefault="00991BA3">
      <w:pPr>
        <w:rPr>
          <w:lang w:val="en-US"/>
        </w:rPr>
      </w:pPr>
    </w:p>
    <w:p w14:paraId="266891B0" w14:textId="77777777" w:rsidR="00991BA3" w:rsidRDefault="00991BA3">
      <w:pPr>
        <w:rPr>
          <w:lang w:val="en-US"/>
        </w:rPr>
      </w:pPr>
    </w:p>
    <w:p w14:paraId="56D58AD9" w14:textId="77777777" w:rsidR="00991BA3" w:rsidRDefault="00991BA3">
      <w:pPr>
        <w:rPr>
          <w:lang w:val="en-US"/>
        </w:rPr>
      </w:pPr>
    </w:p>
    <w:p w14:paraId="642EA68D" w14:textId="77777777" w:rsidR="00991BA3" w:rsidRDefault="00991BA3">
      <w:pPr>
        <w:rPr>
          <w:lang w:val="en-US"/>
        </w:rPr>
      </w:pPr>
    </w:p>
    <w:p w14:paraId="38EA0816" w14:textId="77777777" w:rsidR="00991BA3" w:rsidRDefault="00991BA3">
      <w:pPr>
        <w:rPr>
          <w:lang w:val="en-US"/>
        </w:rPr>
      </w:pPr>
    </w:p>
    <w:p w14:paraId="76759067" w14:textId="77777777" w:rsidR="00991BA3" w:rsidRPr="00C40222" w:rsidRDefault="00991BA3">
      <w:pPr>
        <w:rPr>
          <w:lang w:val="en-US"/>
        </w:rPr>
      </w:pPr>
    </w:p>
    <w:p w14:paraId="2BC7D5C2" w14:textId="77777777" w:rsidR="007578A4" w:rsidRPr="00C40222" w:rsidRDefault="00000000">
      <w:pPr>
        <w:pStyle w:val="Heading1"/>
        <w:rPr>
          <w:lang w:val="en-US"/>
        </w:rPr>
      </w:pPr>
      <w:bookmarkStart w:id="37" w:name="_Toc172283547"/>
      <w:r w:rsidRPr="00C40222">
        <w:rPr>
          <w:lang w:val="en-US"/>
        </w:rPr>
        <w:t>BUG REPORT</w:t>
      </w:r>
      <w:bookmarkEnd w:id="37"/>
    </w:p>
    <w:p w14:paraId="2C602D06" w14:textId="77777777" w:rsidR="007578A4" w:rsidRPr="00C40222" w:rsidRDefault="00000000">
      <w:pPr>
        <w:rPr>
          <w:rFonts w:ascii="Roboto" w:eastAsia="Roboto" w:hAnsi="Roboto" w:cs="Roboto"/>
          <w:i/>
          <w:sz w:val="24"/>
          <w:szCs w:val="24"/>
          <w:lang w:val="en-US"/>
        </w:rPr>
      </w:pPr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Na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základě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provedených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scénářů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jsem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objevil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(a)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uvedené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chyby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 xml:space="preserve"> </w:t>
      </w:r>
      <w:proofErr w:type="spellStart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aplikace</w:t>
      </w:r>
      <w:proofErr w:type="spellEnd"/>
      <w:r w:rsidRPr="00C40222">
        <w:rPr>
          <w:rFonts w:ascii="Roboto" w:eastAsia="Roboto" w:hAnsi="Roboto" w:cs="Roboto"/>
          <w:i/>
          <w:sz w:val="24"/>
          <w:szCs w:val="24"/>
          <w:lang w:val="en-US"/>
        </w:rPr>
        <w:t>.</w:t>
      </w:r>
    </w:p>
    <w:p w14:paraId="384E9919" w14:textId="77777777" w:rsidR="00F55988" w:rsidRDefault="00F55988">
      <w:pPr>
        <w:rPr>
          <w:iCs/>
          <w:lang w:val="en-US"/>
        </w:rPr>
      </w:pPr>
    </w:p>
    <w:p w14:paraId="48E2FA62" w14:textId="77777777" w:rsidR="00F55988" w:rsidRPr="00C40222" w:rsidRDefault="00F55988">
      <w:pPr>
        <w:rPr>
          <w:iCs/>
          <w:lang w:val="en-US"/>
        </w:rPr>
      </w:pPr>
    </w:p>
    <w:p w14:paraId="0570C78B" w14:textId="77777777" w:rsidR="00490EC1" w:rsidRPr="00C40222" w:rsidRDefault="00490EC1" w:rsidP="005C6CB8">
      <w:pPr>
        <w:pStyle w:val="Heading2"/>
        <w:rPr>
          <w:lang w:val="en-US"/>
        </w:rPr>
      </w:pPr>
      <w:bookmarkStart w:id="38" w:name="_Toc172283548"/>
      <w:r w:rsidRPr="00C40222">
        <w:rPr>
          <w:lang w:val="en-US"/>
        </w:rPr>
        <w:t xml:space="preserve">002 Abstract: Get data about </w:t>
      </w:r>
      <w:proofErr w:type="spellStart"/>
      <w:r w:rsidRPr="00C40222">
        <w:rPr>
          <w:lang w:val="en-US"/>
        </w:rPr>
        <w:t>nonexisting</w:t>
      </w:r>
      <w:proofErr w:type="spellEnd"/>
      <w:r w:rsidRPr="00C40222">
        <w:rPr>
          <w:lang w:val="en-US"/>
        </w:rPr>
        <w:t xml:space="preserve"> </w:t>
      </w:r>
      <w:proofErr w:type="gramStart"/>
      <w:r w:rsidRPr="00C40222">
        <w:rPr>
          <w:lang w:val="en-US"/>
        </w:rPr>
        <w:t>student</w:t>
      </w:r>
      <w:bookmarkEnd w:id="38"/>
      <w:proofErr w:type="gramEnd"/>
    </w:p>
    <w:p w14:paraId="52A3D7FE" w14:textId="77777777" w:rsidR="00490EC1" w:rsidRPr="00C40222" w:rsidRDefault="00490EC1" w:rsidP="00490EC1">
      <w:pPr>
        <w:rPr>
          <w:u w:val="single"/>
          <w:lang w:val="en-US"/>
        </w:rPr>
      </w:pPr>
      <w:r w:rsidRPr="00C40222">
        <w:rPr>
          <w:u w:val="single"/>
          <w:lang w:val="en-US"/>
        </w:rPr>
        <w:t>Data Preparation:</w:t>
      </w:r>
    </w:p>
    <w:p w14:paraId="72A20376" w14:textId="77777777" w:rsidR="00490EC1" w:rsidRPr="00C40222" w:rsidRDefault="00490EC1" w:rsidP="00490EC1">
      <w:pPr>
        <w:rPr>
          <w:lang w:val="en-US"/>
        </w:rPr>
      </w:pPr>
      <w:r w:rsidRPr="00C40222">
        <w:rPr>
          <w:lang w:val="en-US"/>
        </w:rPr>
        <w:t>SELECT * FROM student WHERE id=</w:t>
      </w:r>
      <w:proofErr w:type="gramStart"/>
      <w:r w:rsidRPr="00C40222">
        <w:rPr>
          <w:lang w:val="en-US"/>
        </w:rPr>
        <w:t>101;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8"/>
        <w:gridCol w:w="1238"/>
        <w:gridCol w:w="2555"/>
        <w:gridCol w:w="1428"/>
        <w:gridCol w:w="1426"/>
      </w:tblGrid>
      <w:tr w:rsidR="00490EC1" w:rsidRPr="00C40222" w14:paraId="3218748D" w14:textId="77777777" w:rsidTr="00AA2C11">
        <w:tc>
          <w:tcPr>
            <w:tcW w:w="1238" w:type="dxa"/>
          </w:tcPr>
          <w:p w14:paraId="4C6BBE0D" w14:textId="77777777" w:rsidR="00490EC1" w:rsidRPr="00C40222" w:rsidRDefault="00490EC1" w:rsidP="00AA2C11">
            <w:pPr>
              <w:rPr>
                <w:lang w:val="en-US"/>
              </w:rPr>
            </w:pPr>
            <w:r w:rsidRPr="00C40222">
              <w:rPr>
                <w:lang w:val="en-US"/>
              </w:rPr>
              <w:t>id</w:t>
            </w:r>
          </w:p>
        </w:tc>
        <w:tc>
          <w:tcPr>
            <w:tcW w:w="1238" w:type="dxa"/>
          </w:tcPr>
          <w:p w14:paraId="5C66E00C" w14:textId="77777777" w:rsidR="00490EC1" w:rsidRPr="00C40222" w:rsidRDefault="00490EC1" w:rsidP="00AA2C11">
            <w:pPr>
              <w:rPr>
                <w:lang w:val="en-US"/>
              </w:rPr>
            </w:pPr>
            <w:r w:rsidRPr="00C40222">
              <w:rPr>
                <w:lang w:val="en-US"/>
              </w:rPr>
              <w:t>age</w:t>
            </w:r>
          </w:p>
        </w:tc>
        <w:tc>
          <w:tcPr>
            <w:tcW w:w="2555" w:type="dxa"/>
          </w:tcPr>
          <w:p w14:paraId="71AE18B4" w14:textId="77777777" w:rsidR="00490EC1" w:rsidRPr="00C40222" w:rsidRDefault="00490EC1" w:rsidP="00AA2C11">
            <w:pPr>
              <w:rPr>
                <w:lang w:val="en-US"/>
              </w:rPr>
            </w:pPr>
            <w:r w:rsidRPr="00C40222">
              <w:rPr>
                <w:lang w:val="en-US"/>
              </w:rPr>
              <w:t>email</w:t>
            </w:r>
          </w:p>
        </w:tc>
        <w:tc>
          <w:tcPr>
            <w:tcW w:w="1428" w:type="dxa"/>
          </w:tcPr>
          <w:p w14:paraId="3EF6A442" w14:textId="77777777" w:rsidR="00490EC1" w:rsidRPr="00C40222" w:rsidRDefault="00490EC1" w:rsidP="00AA2C11">
            <w:pPr>
              <w:rPr>
                <w:lang w:val="en-US"/>
              </w:rPr>
            </w:pPr>
            <w:proofErr w:type="spellStart"/>
            <w:r w:rsidRPr="00C40222">
              <w:rPr>
                <w:lang w:val="en-US"/>
              </w:rPr>
              <w:t>first_name</w:t>
            </w:r>
            <w:proofErr w:type="spellEnd"/>
          </w:p>
        </w:tc>
        <w:tc>
          <w:tcPr>
            <w:tcW w:w="1426" w:type="dxa"/>
          </w:tcPr>
          <w:p w14:paraId="17083CFD" w14:textId="77777777" w:rsidR="00490EC1" w:rsidRPr="00C40222" w:rsidRDefault="00490EC1" w:rsidP="00AA2C11">
            <w:pPr>
              <w:rPr>
                <w:lang w:val="en-US"/>
              </w:rPr>
            </w:pPr>
            <w:proofErr w:type="spellStart"/>
            <w:r w:rsidRPr="00C40222">
              <w:rPr>
                <w:lang w:val="en-US"/>
              </w:rPr>
              <w:t>last_name</w:t>
            </w:r>
            <w:proofErr w:type="spellEnd"/>
          </w:p>
        </w:tc>
      </w:tr>
      <w:tr w:rsidR="00490EC1" w:rsidRPr="00C40222" w14:paraId="2237A43A" w14:textId="77777777" w:rsidTr="00AA2C11">
        <w:tc>
          <w:tcPr>
            <w:tcW w:w="1238" w:type="dxa"/>
          </w:tcPr>
          <w:p w14:paraId="6F3C195D" w14:textId="77777777" w:rsidR="00490EC1" w:rsidRPr="00C40222" w:rsidRDefault="00490EC1" w:rsidP="00AA2C11">
            <w:pPr>
              <w:rPr>
                <w:lang w:val="en-US"/>
              </w:rPr>
            </w:pPr>
            <w:r w:rsidRPr="00C40222">
              <w:rPr>
                <w:lang w:val="en-US"/>
              </w:rPr>
              <w:t>NULL</w:t>
            </w:r>
          </w:p>
        </w:tc>
        <w:tc>
          <w:tcPr>
            <w:tcW w:w="1238" w:type="dxa"/>
          </w:tcPr>
          <w:p w14:paraId="6FA6044F" w14:textId="77777777" w:rsidR="00490EC1" w:rsidRPr="00C40222" w:rsidRDefault="00490EC1" w:rsidP="00AA2C11">
            <w:pPr>
              <w:rPr>
                <w:lang w:val="en-US"/>
              </w:rPr>
            </w:pPr>
            <w:r w:rsidRPr="00C40222">
              <w:rPr>
                <w:lang w:val="en-US"/>
              </w:rPr>
              <w:t>NULL</w:t>
            </w:r>
          </w:p>
        </w:tc>
        <w:tc>
          <w:tcPr>
            <w:tcW w:w="2555" w:type="dxa"/>
          </w:tcPr>
          <w:p w14:paraId="4F0050E5" w14:textId="77777777" w:rsidR="00490EC1" w:rsidRPr="00C40222" w:rsidRDefault="00490EC1" w:rsidP="00AA2C11">
            <w:pPr>
              <w:rPr>
                <w:lang w:val="en-US"/>
              </w:rPr>
            </w:pPr>
            <w:r w:rsidRPr="00C40222">
              <w:rPr>
                <w:lang w:val="en-US"/>
              </w:rPr>
              <w:t>NULL</w:t>
            </w:r>
          </w:p>
        </w:tc>
        <w:tc>
          <w:tcPr>
            <w:tcW w:w="1428" w:type="dxa"/>
          </w:tcPr>
          <w:p w14:paraId="5A2C4751" w14:textId="77777777" w:rsidR="00490EC1" w:rsidRPr="00C40222" w:rsidRDefault="00490EC1" w:rsidP="00AA2C11">
            <w:pPr>
              <w:rPr>
                <w:lang w:val="en-US"/>
              </w:rPr>
            </w:pPr>
            <w:r w:rsidRPr="00C40222">
              <w:rPr>
                <w:lang w:val="en-US"/>
              </w:rPr>
              <w:t>NULL</w:t>
            </w:r>
          </w:p>
        </w:tc>
        <w:tc>
          <w:tcPr>
            <w:tcW w:w="1426" w:type="dxa"/>
          </w:tcPr>
          <w:p w14:paraId="6FB8DE5E" w14:textId="77777777" w:rsidR="00490EC1" w:rsidRPr="00C40222" w:rsidRDefault="00490EC1" w:rsidP="00AA2C11">
            <w:pPr>
              <w:rPr>
                <w:lang w:val="en-US"/>
              </w:rPr>
            </w:pPr>
            <w:r w:rsidRPr="00C40222">
              <w:rPr>
                <w:lang w:val="en-US"/>
              </w:rPr>
              <w:t>NULL</w:t>
            </w:r>
          </w:p>
        </w:tc>
      </w:tr>
    </w:tbl>
    <w:p w14:paraId="4BA40416" w14:textId="77777777" w:rsidR="00490EC1" w:rsidRPr="00C40222" w:rsidRDefault="00490EC1" w:rsidP="00490EC1">
      <w:pPr>
        <w:rPr>
          <w:lang w:val="en-US"/>
        </w:rPr>
      </w:pPr>
    </w:p>
    <w:p w14:paraId="6E3D909D" w14:textId="77777777" w:rsidR="00490EC1" w:rsidRPr="00C40222" w:rsidRDefault="00490EC1" w:rsidP="00490EC1">
      <w:pPr>
        <w:rPr>
          <w:u w:val="single"/>
          <w:lang w:val="en-US"/>
        </w:rPr>
      </w:pPr>
      <w:r w:rsidRPr="00C40222">
        <w:rPr>
          <w:u w:val="single"/>
          <w:lang w:val="en-US"/>
        </w:rPr>
        <w:t>Steps:</w:t>
      </w:r>
    </w:p>
    <w:p w14:paraId="4AE1C1F5" w14:textId="77777777" w:rsidR="00490EC1" w:rsidRPr="00C40222" w:rsidRDefault="00490EC1" w:rsidP="00490EC1">
      <w:pPr>
        <w:rPr>
          <w:lang w:val="en-US"/>
        </w:rPr>
      </w:pPr>
      <w:r w:rsidRPr="00C40222">
        <w:rPr>
          <w:lang w:val="en-US"/>
        </w:rPr>
        <w:t>GET: http://108.143.193.45:8080/api/v1/students/101</w:t>
      </w:r>
    </w:p>
    <w:p w14:paraId="220EBDD1" w14:textId="77777777" w:rsidR="00F55988" w:rsidRDefault="00F55988" w:rsidP="00490EC1">
      <w:pPr>
        <w:rPr>
          <w:u w:val="single"/>
          <w:lang w:val="en-US"/>
        </w:rPr>
      </w:pPr>
    </w:p>
    <w:p w14:paraId="0E528492" w14:textId="1F01C5D2" w:rsidR="00490EC1" w:rsidRPr="00C40222" w:rsidRDefault="00490EC1" w:rsidP="00490EC1">
      <w:pPr>
        <w:rPr>
          <w:lang w:val="en-US"/>
        </w:rPr>
      </w:pPr>
      <w:r w:rsidRPr="00F55988">
        <w:rPr>
          <w:u w:val="single"/>
          <w:lang w:val="en-US"/>
        </w:rPr>
        <w:t>Reproduction steps</w:t>
      </w:r>
      <w:r w:rsidRPr="00C40222">
        <w:rPr>
          <w:lang w:val="en-US"/>
        </w:rPr>
        <w:t>:</w:t>
      </w:r>
    </w:p>
    <w:p w14:paraId="0EB48988" w14:textId="77777777" w:rsidR="00490EC1" w:rsidRPr="00C40222" w:rsidRDefault="00490EC1" w:rsidP="008E6DCB">
      <w:pPr>
        <w:pStyle w:val="ListParagraph"/>
        <w:numPr>
          <w:ilvl w:val="0"/>
          <w:numId w:val="15"/>
        </w:numPr>
        <w:rPr>
          <w:lang w:val="en-US"/>
        </w:rPr>
      </w:pPr>
      <w:r w:rsidRPr="00C40222">
        <w:rPr>
          <w:lang w:val="en-US"/>
        </w:rPr>
        <w:t>GET: http://108.143.193.45:8080/api/v1/students/101</w:t>
      </w:r>
    </w:p>
    <w:p w14:paraId="3F0CCFE1" w14:textId="77777777" w:rsidR="00490EC1" w:rsidRPr="00C40222" w:rsidRDefault="00490EC1" w:rsidP="008E6DCB">
      <w:pPr>
        <w:pStyle w:val="ListParagraph"/>
        <w:numPr>
          <w:ilvl w:val="0"/>
          <w:numId w:val="15"/>
        </w:numPr>
        <w:rPr>
          <w:lang w:val="en-US"/>
        </w:rPr>
      </w:pPr>
      <w:r w:rsidRPr="00C40222">
        <w:rPr>
          <w:lang w:val="en-US"/>
        </w:rPr>
        <w:t xml:space="preserve">Press button </w:t>
      </w:r>
      <w:proofErr w:type="gramStart"/>
      <w:r w:rsidRPr="00C40222">
        <w:rPr>
          <w:lang w:val="en-US"/>
        </w:rPr>
        <w:t>SEND</w:t>
      </w:r>
      <w:proofErr w:type="gramEnd"/>
    </w:p>
    <w:p w14:paraId="6FD37A25" w14:textId="77777777" w:rsidR="00F55988" w:rsidRDefault="00F55988" w:rsidP="00490EC1">
      <w:pPr>
        <w:rPr>
          <w:u w:val="single"/>
          <w:lang w:val="en-US"/>
        </w:rPr>
      </w:pPr>
    </w:p>
    <w:p w14:paraId="698FC609" w14:textId="67ACEB80" w:rsidR="00490EC1" w:rsidRPr="00F55988" w:rsidRDefault="00490EC1" w:rsidP="00490EC1">
      <w:pPr>
        <w:rPr>
          <w:u w:val="single"/>
          <w:lang w:val="en-US"/>
        </w:rPr>
      </w:pPr>
      <w:r w:rsidRPr="00F55988">
        <w:rPr>
          <w:u w:val="single"/>
          <w:lang w:val="en-US"/>
        </w:rPr>
        <w:t>Actual result:</w:t>
      </w:r>
    </w:p>
    <w:p w14:paraId="4BAD40F4" w14:textId="77777777" w:rsidR="00490EC1" w:rsidRPr="00C40222" w:rsidRDefault="00490EC1" w:rsidP="008E6DCB">
      <w:pPr>
        <w:pStyle w:val="ListParagraph"/>
        <w:numPr>
          <w:ilvl w:val="0"/>
          <w:numId w:val="16"/>
        </w:numPr>
        <w:rPr>
          <w:lang w:val="en-US"/>
        </w:rPr>
      </w:pPr>
      <w:r w:rsidRPr="00C40222">
        <w:rPr>
          <w:lang w:val="en-US"/>
        </w:rPr>
        <w:t>Status code 500 Internal Server Error</w:t>
      </w:r>
    </w:p>
    <w:p w14:paraId="50A1A9E1" w14:textId="77777777" w:rsidR="00490EC1" w:rsidRPr="00C40222" w:rsidRDefault="00490EC1" w:rsidP="008E6DCB">
      <w:pPr>
        <w:pStyle w:val="ListParagraph"/>
        <w:numPr>
          <w:ilvl w:val="0"/>
          <w:numId w:val="16"/>
        </w:numPr>
        <w:rPr>
          <w:lang w:val="en-US"/>
        </w:rPr>
      </w:pPr>
      <w:r w:rsidRPr="00C40222">
        <w:rPr>
          <w:lang w:val="en-US"/>
        </w:rPr>
        <w:t>Response</w:t>
      </w:r>
    </w:p>
    <w:p w14:paraId="64FF0363" w14:textId="77777777" w:rsidR="00490EC1" w:rsidRPr="00C40222" w:rsidRDefault="00490EC1" w:rsidP="00490EC1">
      <w:pPr>
        <w:ind w:left="360"/>
        <w:rPr>
          <w:lang w:val="en-US"/>
        </w:rPr>
      </w:pPr>
      <w:r w:rsidRPr="00C40222">
        <w:rPr>
          <w:lang w:val="en-US"/>
        </w:rPr>
        <w:t>{</w:t>
      </w:r>
    </w:p>
    <w:p w14:paraId="2631E753" w14:textId="77777777" w:rsidR="00490EC1" w:rsidRPr="00C40222" w:rsidRDefault="00490EC1" w:rsidP="00490EC1">
      <w:pPr>
        <w:rPr>
          <w:lang w:val="en-US"/>
        </w:rPr>
      </w:pPr>
      <w:r w:rsidRPr="00C40222">
        <w:rPr>
          <w:lang w:val="en-US"/>
        </w:rPr>
        <w:t xml:space="preserve">    "timestamp": "2024-06-17T12:05:34.956+00:00",</w:t>
      </w:r>
    </w:p>
    <w:p w14:paraId="63842661" w14:textId="77777777" w:rsidR="00490EC1" w:rsidRPr="00C40222" w:rsidRDefault="00490EC1" w:rsidP="00490EC1">
      <w:pPr>
        <w:rPr>
          <w:lang w:val="en-US"/>
        </w:rPr>
      </w:pPr>
      <w:r w:rsidRPr="00C40222">
        <w:rPr>
          <w:lang w:val="en-US"/>
        </w:rPr>
        <w:t xml:space="preserve">    "status": 500,</w:t>
      </w:r>
    </w:p>
    <w:p w14:paraId="5FC13F2A" w14:textId="77777777" w:rsidR="00490EC1" w:rsidRPr="00C40222" w:rsidRDefault="00490EC1" w:rsidP="00490EC1">
      <w:pPr>
        <w:rPr>
          <w:lang w:val="en-US"/>
        </w:rPr>
      </w:pPr>
      <w:r w:rsidRPr="00C40222">
        <w:rPr>
          <w:lang w:val="en-US"/>
        </w:rPr>
        <w:t xml:space="preserve">    "error": "Internal Server Error",</w:t>
      </w:r>
    </w:p>
    <w:p w14:paraId="13A105A1" w14:textId="77777777" w:rsidR="00490EC1" w:rsidRPr="00C40222" w:rsidRDefault="00490EC1" w:rsidP="00490EC1">
      <w:pPr>
        <w:rPr>
          <w:lang w:val="en-US"/>
        </w:rPr>
      </w:pPr>
      <w:r w:rsidRPr="00C40222">
        <w:rPr>
          <w:lang w:val="en-US"/>
        </w:rPr>
        <w:t xml:space="preserve">    "message": "",</w:t>
      </w:r>
    </w:p>
    <w:p w14:paraId="23619D06" w14:textId="77777777" w:rsidR="00490EC1" w:rsidRPr="00C40222" w:rsidRDefault="00490EC1" w:rsidP="00490EC1">
      <w:pPr>
        <w:rPr>
          <w:lang w:val="en-US"/>
        </w:rPr>
      </w:pPr>
      <w:r w:rsidRPr="00C40222">
        <w:rPr>
          <w:lang w:val="en-US"/>
        </w:rPr>
        <w:t xml:space="preserve">    "path": "/</w:t>
      </w:r>
      <w:proofErr w:type="spellStart"/>
      <w:r w:rsidRPr="00C40222">
        <w:rPr>
          <w:lang w:val="en-US"/>
        </w:rPr>
        <w:t>api</w:t>
      </w:r>
      <w:proofErr w:type="spellEnd"/>
      <w:r w:rsidRPr="00C40222">
        <w:rPr>
          <w:lang w:val="en-US"/>
        </w:rPr>
        <w:t>/v1/students/101"</w:t>
      </w:r>
    </w:p>
    <w:p w14:paraId="72D1B71C" w14:textId="77777777" w:rsidR="00490EC1" w:rsidRPr="00C40222" w:rsidRDefault="00490EC1" w:rsidP="00490EC1">
      <w:pPr>
        <w:rPr>
          <w:lang w:val="en-US"/>
        </w:rPr>
      </w:pPr>
      <w:r w:rsidRPr="00C40222">
        <w:rPr>
          <w:lang w:val="en-US"/>
        </w:rPr>
        <w:t>}</w:t>
      </w:r>
    </w:p>
    <w:p w14:paraId="726A9565" w14:textId="374FF092" w:rsidR="00490EC1" w:rsidRPr="00C40222" w:rsidRDefault="00490EC1" w:rsidP="00490EC1">
      <w:pPr>
        <w:rPr>
          <w:lang w:val="en-US"/>
        </w:rPr>
      </w:pPr>
      <w:r w:rsidRPr="00C40222">
        <w:rPr>
          <w:lang w:val="en-US"/>
        </w:rPr>
        <w:t xml:space="preserve">Test </w:t>
      </w:r>
      <w:proofErr w:type="spellStart"/>
      <w:r w:rsidRPr="00C40222">
        <w:rPr>
          <w:lang w:val="en-US"/>
        </w:rPr>
        <w:t>faild</w:t>
      </w:r>
      <w:proofErr w:type="spellEnd"/>
      <w:r w:rsidRPr="00C40222">
        <w:rPr>
          <w:lang w:val="en-US"/>
        </w:rPr>
        <w:t xml:space="preserve">. </w:t>
      </w:r>
    </w:p>
    <w:p w14:paraId="1B4530B3" w14:textId="22815910" w:rsidR="00490EC1" w:rsidRPr="00C40222" w:rsidRDefault="00490EC1" w:rsidP="00490EC1">
      <w:pPr>
        <w:rPr>
          <w:lang w:val="en-US"/>
        </w:rPr>
      </w:pPr>
      <w:r w:rsidRPr="00C40222">
        <w:rPr>
          <w:noProof/>
          <w:lang w:val="en-US"/>
        </w:rPr>
        <w:lastRenderedPageBreak/>
        <w:drawing>
          <wp:inline distT="0" distB="0" distL="0" distR="0" wp14:anchorId="57427E79" wp14:editId="2CFAC29F">
            <wp:extent cx="3812182" cy="2717800"/>
            <wp:effectExtent l="0" t="0" r="0" b="6350"/>
            <wp:docPr id="425508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8859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7765" cy="272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A979" w14:textId="77777777" w:rsidR="00490EC1" w:rsidRPr="00C40222" w:rsidRDefault="00490EC1" w:rsidP="00490EC1">
      <w:pPr>
        <w:rPr>
          <w:lang w:val="en-US"/>
        </w:rPr>
      </w:pPr>
    </w:p>
    <w:p w14:paraId="16994D0A" w14:textId="44972A77" w:rsidR="00490EC1" w:rsidRPr="00F55988" w:rsidRDefault="00490EC1" w:rsidP="00490EC1">
      <w:pPr>
        <w:rPr>
          <w:u w:val="single"/>
          <w:lang w:val="en-US"/>
        </w:rPr>
      </w:pPr>
      <w:r w:rsidRPr="00F55988">
        <w:rPr>
          <w:u w:val="single"/>
          <w:lang w:val="en-US"/>
        </w:rPr>
        <w:t>Expected result:</w:t>
      </w:r>
    </w:p>
    <w:p w14:paraId="3EC2ADFC" w14:textId="68B34201" w:rsidR="00490EC1" w:rsidRPr="00C40222" w:rsidRDefault="00490EC1" w:rsidP="00490EC1">
      <w:pPr>
        <w:pStyle w:val="ListParagraph"/>
        <w:numPr>
          <w:ilvl w:val="0"/>
          <w:numId w:val="14"/>
        </w:numPr>
        <w:rPr>
          <w:lang w:val="en-US"/>
        </w:rPr>
      </w:pPr>
      <w:r w:rsidRPr="00C40222">
        <w:rPr>
          <w:lang w:val="en-US"/>
        </w:rPr>
        <w:t>Status code 404 Not Found</w:t>
      </w:r>
    </w:p>
    <w:p w14:paraId="4D996288" w14:textId="77777777" w:rsidR="00490EC1" w:rsidRPr="00C40222" w:rsidRDefault="00490EC1" w:rsidP="00490EC1">
      <w:pPr>
        <w:pStyle w:val="ListParagraph"/>
        <w:numPr>
          <w:ilvl w:val="0"/>
          <w:numId w:val="14"/>
        </w:numPr>
        <w:rPr>
          <w:lang w:val="en-US"/>
        </w:rPr>
      </w:pPr>
      <w:r w:rsidRPr="00C40222">
        <w:rPr>
          <w:lang w:val="en-US"/>
        </w:rPr>
        <w:t>Response</w:t>
      </w:r>
    </w:p>
    <w:p w14:paraId="1065C7E9" w14:textId="77777777" w:rsidR="00490EC1" w:rsidRPr="00C40222" w:rsidRDefault="00490EC1" w:rsidP="00490EC1">
      <w:pPr>
        <w:ind w:left="360"/>
        <w:rPr>
          <w:lang w:val="en-US"/>
        </w:rPr>
      </w:pPr>
      <w:r w:rsidRPr="00C40222">
        <w:rPr>
          <w:lang w:val="en-US"/>
        </w:rPr>
        <w:t>{</w:t>
      </w:r>
    </w:p>
    <w:p w14:paraId="2BB2FA95" w14:textId="77777777" w:rsidR="00490EC1" w:rsidRPr="00C40222" w:rsidRDefault="00490EC1" w:rsidP="00490EC1">
      <w:pPr>
        <w:rPr>
          <w:lang w:val="en-US"/>
        </w:rPr>
      </w:pPr>
      <w:r w:rsidRPr="00C40222">
        <w:rPr>
          <w:lang w:val="en-US"/>
        </w:rPr>
        <w:t xml:space="preserve">    "timestamp": "2024-06-17T12:05:34.956+00:00",</w:t>
      </w:r>
    </w:p>
    <w:p w14:paraId="0C43DDCE" w14:textId="075FC6C4" w:rsidR="00490EC1" w:rsidRPr="00C40222" w:rsidRDefault="00490EC1" w:rsidP="00490EC1">
      <w:pPr>
        <w:rPr>
          <w:lang w:val="en-US"/>
        </w:rPr>
      </w:pPr>
      <w:r w:rsidRPr="00C40222">
        <w:rPr>
          <w:lang w:val="en-US"/>
        </w:rPr>
        <w:t xml:space="preserve">    "status": 404,</w:t>
      </w:r>
    </w:p>
    <w:p w14:paraId="22A0D9BE" w14:textId="04F79485" w:rsidR="00490EC1" w:rsidRPr="00C40222" w:rsidRDefault="00490EC1" w:rsidP="00490EC1">
      <w:pPr>
        <w:rPr>
          <w:lang w:val="en-US"/>
        </w:rPr>
      </w:pPr>
      <w:r w:rsidRPr="00C40222">
        <w:rPr>
          <w:lang w:val="en-US"/>
        </w:rPr>
        <w:t xml:space="preserve">    "error": "Not Found ",</w:t>
      </w:r>
    </w:p>
    <w:p w14:paraId="0FCE0074" w14:textId="54D0E31D" w:rsidR="00490EC1" w:rsidRPr="00C40222" w:rsidRDefault="00490EC1" w:rsidP="00490EC1">
      <w:pPr>
        <w:rPr>
          <w:lang w:val="en-US"/>
        </w:rPr>
      </w:pPr>
      <w:r w:rsidRPr="00C40222">
        <w:rPr>
          <w:lang w:val="en-US"/>
        </w:rPr>
        <w:t xml:space="preserve">    "message": "</w:t>
      </w:r>
      <w:proofErr w:type="gramStart"/>
      <w:r w:rsidR="00D3587E" w:rsidRPr="00C40222">
        <w:rPr>
          <w:lang w:val="en-US"/>
        </w:rPr>
        <w:t>Non-existing</w:t>
      </w:r>
      <w:proofErr w:type="gramEnd"/>
      <w:r w:rsidR="00D3587E" w:rsidRPr="00C40222">
        <w:rPr>
          <w:lang w:val="en-US"/>
        </w:rPr>
        <w:t xml:space="preserve"> student</w:t>
      </w:r>
      <w:r w:rsidRPr="00C40222">
        <w:rPr>
          <w:lang w:val="en-US"/>
        </w:rPr>
        <w:t>",</w:t>
      </w:r>
    </w:p>
    <w:p w14:paraId="6CF41EFB" w14:textId="77777777" w:rsidR="00490EC1" w:rsidRPr="00C40222" w:rsidRDefault="00490EC1" w:rsidP="00490EC1">
      <w:pPr>
        <w:rPr>
          <w:lang w:val="en-US"/>
        </w:rPr>
      </w:pPr>
      <w:r w:rsidRPr="00C40222">
        <w:rPr>
          <w:lang w:val="en-US"/>
        </w:rPr>
        <w:t xml:space="preserve">    "path": "/</w:t>
      </w:r>
      <w:proofErr w:type="spellStart"/>
      <w:r w:rsidRPr="00C40222">
        <w:rPr>
          <w:lang w:val="en-US"/>
        </w:rPr>
        <w:t>api</w:t>
      </w:r>
      <w:proofErr w:type="spellEnd"/>
      <w:r w:rsidRPr="00C40222">
        <w:rPr>
          <w:lang w:val="en-US"/>
        </w:rPr>
        <w:t>/v1/students/101"</w:t>
      </w:r>
    </w:p>
    <w:p w14:paraId="6C556FE7" w14:textId="77777777" w:rsidR="00490EC1" w:rsidRPr="00C40222" w:rsidRDefault="00490EC1" w:rsidP="00490EC1">
      <w:pPr>
        <w:rPr>
          <w:lang w:val="en-US"/>
        </w:rPr>
      </w:pPr>
      <w:r w:rsidRPr="00C40222">
        <w:rPr>
          <w:lang w:val="en-US"/>
        </w:rPr>
        <w:t>}</w:t>
      </w:r>
    </w:p>
    <w:p w14:paraId="7DF23701" w14:textId="24B2E057" w:rsidR="00490EC1" w:rsidRPr="00C40222" w:rsidRDefault="00490EC1" w:rsidP="00490EC1">
      <w:pPr>
        <w:rPr>
          <w:lang w:val="en-US"/>
        </w:rPr>
      </w:pPr>
    </w:p>
    <w:p w14:paraId="5035102E" w14:textId="33158DE1" w:rsidR="00490EC1" w:rsidRPr="00C40222" w:rsidRDefault="00490EC1" w:rsidP="00490EC1">
      <w:pPr>
        <w:rPr>
          <w:lang w:val="en-US"/>
        </w:rPr>
      </w:pPr>
    </w:p>
    <w:p w14:paraId="4A4FE085" w14:textId="77777777" w:rsidR="00170BE9" w:rsidRPr="00C40222" w:rsidRDefault="00170BE9">
      <w:pPr>
        <w:rPr>
          <w:iCs/>
          <w:lang w:val="en-US"/>
        </w:rPr>
      </w:pPr>
    </w:p>
    <w:p w14:paraId="105F2FC0" w14:textId="77777777" w:rsidR="00490EC1" w:rsidRPr="00C40222" w:rsidRDefault="00490EC1">
      <w:pPr>
        <w:rPr>
          <w:iCs/>
          <w:lang w:val="en-US"/>
        </w:rPr>
      </w:pPr>
    </w:p>
    <w:p w14:paraId="315AB850" w14:textId="77777777" w:rsidR="00170BE9" w:rsidRPr="00C40222" w:rsidRDefault="00170BE9" w:rsidP="005C6CB8">
      <w:pPr>
        <w:pStyle w:val="Heading2"/>
        <w:rPr>
          <w:lang w:val="en-US"/>
        </w:rPr>
      </w:pPr>
      <w:bookmarkStart w:id="39" w:name="_Toc172283549"/>
      <w:r w:rsidRPr="00C40222">
        <w:rPr>
          <w:lang w:val="en-US"/>
        </w:rPr>
        <w:t>003 Abstract: GET date of all students with „</w:t>
      </w:r>
      <w:proofErr w:type="spellStart"/>
      <w:r w:rsidRPr="00C40222">
        <w:rPr>
          <w:lang w:val="en-US"/>
        </w:rPr>
        <w:t>Last_</w:t>
      </w:r>
      <w:proofErr w:type="gramStart"/>
      <w:r w:rsidRPr="00C40222">
        <w:rPr>
          <w:lang w:val="en-US"/>
        </w:rPr>
        <w:t>name</w:t>
      </w:r>
      <w:proofErr w:type="spellEnd"/>
      <w:r w:rsidRPr="00C40222">
        <w:rPr>
          <w:lang w:val="en-US"/>
        </w:rPr>
        <w:t>“ =</w:t>
      </w:r>
      <w:proofErr w:type="gramEnd"/>
      <w:r w:rsidRPr="00C40222">
        <w:rPr>
          <w:lang w:val="en-US"/>
        </w:rPr>
        <w:t xml:space="preserve"> JOSHUA</w:t>
      </w:r>
      <w:bookmarkEnd w:id="39"/>
    </w:p>
    <w:p w14:paraId="4B914748" w14:textId="77777777" w:rsidR="00090F70" w:rsidRPr="00C40222" w:rsidRDefault="00090F70" w:rsidP="00170BE9">
      <w:pPr>
        <w:rPr>
          <w:lang w:val="en-US"/>
        </w:rPr>
      </w:pPr>
    </w:p>
    <w:p w14:paraId="005DA970" w14:textId="68B03940" w:rsidR="00170BE9" w:rsidRPr="00F55988" w:rsidRDefault="00170BE9" w:rsidP="00170BE9">
      <w:pPr>
        <w:rPr>
          <w:u w:val="single"/>
          <w:lang w:val="en-US"/>
        </w:rPr>
      </w:pPr>
      <w:r w:rsidRPr="00F55988">
        <w:rPr>
          <w:u w:val="single"/>
          <w:lang w:val="en-US"/>
        </w:rPr>
        <w:t>Data Preparation:</w:t>
      </w:r>
    </w:p>
    <w:p w14:paraId="2439CF08" w14:textId="77777777" w:rsidR="00170BE9" w:rsidRPr="00C40222" w:rsidRDefault="00170BE9" w:rsidP="00170BE9">
      <w:pPr>
        <w:rPr>
          <w:lang w:val="en-US"/>
        </w:rPr>
      </w:pPr>
      <w:r w:rsidRPr="00C40222">
        <w:rPr>
          <w:lang w:val="en-US"/>
        </w:rPr>
        <w:t xml:space="preserve">SELECT * FROM student WHERE </w:t>
      </w:r>
      <w:proofErr w:type="spellStart"/>
      <w:r w:rsidRPr="00C40222">
        <w:rPr>
          <w:lang w:val="en-US"/>
        </w:rPr>
        <w:t>last_name</w:t>
      </w:r>
      <w:proofErr w:type="spellEnd"/>
      <w:r w:rsidRPr="00C40222">
        <w:rPr>
          <w:lang w:val="en-US"/>
        </w:rPr>
        <w:t xml:space="preserve"> = "JOSHUA</w:t>
      </w:r>
      <w:proofErr w:type="gramStart"/>
      <w:r w:rsidRPr="00C40222">
        <w:rPr>
          <w:lang w:val="en-US"/>
        </w:rPr>
        <w:t>";</w:t>
      </w:r>
      <w:proofErr w:type="gramEnd"/>
    </w:p>
    <w:p w14:paraId="58C8393A" w14:textId="29E636B4" w:rsidR="00170BE9" w:rsidRPr="00C40222" w:rsidRDefault="00170BE9" w:rsidP="00170BE9">
      <w:pPr>
        <w:rPr>
          <w:lang w:val="en-US"/>
        </w:rPr>
      </w:pPr>
      <w:r w:rsidRPr="00C40222">
        <w:rPr>
          <w:noProof/>
          <w:lang w:val="en-US"/>
        </w:rPr>
        <w:drawing>
          <wp:inline distT="0" distB="0" distL="0" distR="0" wp14:anchorId="7FCD69CF" wp14:editId="0661308D">
            <wp:extent cx="3473629" cy="1505027"/>
            <wp:effectExtent l="0" t="0" r="0" b="0"/>
            <wp:docPr id="1023370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705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DBB3" w14:textId="77777777" w:rsidR="00170BE9" w:rsidRPr="00C40222" w:rsidRDefault="00170BE9" w:rsidP="00170BE9">
      <w:pPr>
        <w:rPr>
          <w:lang w:val="en-US"/>
        </w:rPr>
      </w:pPr>
    </w:p>
    <w:p w14:paraId="25692876" w14:textId="77777777" w:rsidR="00170BE9" w:rsidRPr="00C40222" w:rsidRDefault="00170BE9" w:rsidP="00170BE9">
      <w:pPr>
        <w:rPr>
          <w:u w:val="single"/>
          <w:lang w:val="en-US"/>
        </w:rPr>
      </w:pPr>
      <w:r w:rsidRPr="00C40222">
        <w:rPr>
          <w:u w:val="single"/>
          <w:lang w:val="en-US"/>
        </w:rPr>
        <w:t>Steps:</w:t>
      </w:r>
    </w:p>
    <w:p w14:paraId="4E4206D1" w14:textId="77777777" w:rsidR="00170BE9" w:rsidRPr="00C40222" w:rsidRDefault="00170BE9" w:rsidP="00170BE9">
      <w:pPr>
        <w:rPr>
          <w:lang w:val="en-US"/>
        </w:rPr>
      </w:pPr>
      <w:r w:rsidRPr="00C40222">
        <w:rPr>
          <w:lang w:val="en-US"/>
        </w:rPr>
        <w:t>GET: http://108.143.193.45:8080/api/v1/students/JOSHUA</w:t>
      </w:r>
    </w:p>
    <w:p w14:paraId="712FA588" w14:textId="77777777" w:rsidR="00170BE9" w:rsidRPr="00C40222" w:rsidRDefault="00170BE9" w:rsidP="00170BE9">
      <w:pPr>
        <w:ind w:left="360"/>
        <w:jc w:val="both"/>
        <w:rPr>
          <w:lang w:val="en-US"/>
        </w:rPr>
      </w:pPr>
    </w:p>
    <w:p w14:paraId="4BEE3D67" w14:textId="6C281453" w:rsidR="00170BE9" w:rsidRPr="00F55988" w:rsidRDefault="00170BE9" w:rsidP="00170BE9">
      <w:pPr>
        <w:rPr>
          <w:u w:val="single"/>
          <w:lang w:val="en-US"/>
        </w:rPr>
      </w:pPr>
      <w:r w:rsidRPr="00F55988">
        <w:rPr>
          <w:u w:val="single"/>
          <w:lang w:val="en-US"/>
        </w:rPr>
        <w:lastRenderedPageBreak/>
        <w:t>Reproduction steps:</w:t>
      </w:r>
    </w:p>
    <w:p w14:paraId="0DB680F2" w14:textId="77777777" w:rsidR="00170BE9" w:rsidRPr="00C40222" w:rsidRDefault="00170BE9" w:rsidP="00490EC1">
      <w:pPr>
        <w:pStyle w:val="ListParagraph"/>
        <w:numPr>
          <w:ilvl w:val="0"/>
          <w:numId w:val="12"/>
        </w:numPr>
        <w:rPr>
          <w:lang w:val="en-US"/>
        </w:rPr>
      </w:pPr>
      <w:r w:rsidRPr="00C40222">
        <w:rPr>
          <w:lang w:val="en-US"/>
        </w:rPr>
        <w:t>GET: http://108.143.193.45:8080/api/v1/students/JOSHUA</w:t>
      </w:r>
    </w:p>
    <w:p w14:paraId="2D7D864D" w14:textId="77777777" w:rsidR="00170BE9" w:rsidRPr="00C40222" w:rsidRDefault="00170BE9" w:rsidP="00490EC1">
      <w:pPr>
        <w:pStyle w:val="ListParagraph"/>
        <w:numPr>
          <w:ilvl w:val="0"/>
          <w:numId w:val="12"/>
        </w:numPr>
        <w:rPr>
          <w:lang w:val="en-US"/>
        </w:rPr>
      </w:pPr>
      <w:r w:rsidRPr="00C40222">
        <w:rPr>
          <w:lang w:val="en-US"/>
        </w:rPr>
        <w:t xml:space="preserve">Press button </w:t>
      </w:r>
      <w:proofErr w:type="gramStart"/>
      <w:r w:rsidRPr="00C40222">
        <w:rPr>
          <w:lang w:val="en-US"/>
        </w:rPr>
        <w:t>SEND</w:t>
      </w:r>
      <w:proofErr w:type="gramEnd"/>
    </w:p>
    <w:p w14:paraId="26D9413C" w14:textId="77777777" w:rsidR="00F55988" w:rsidRDefault="00F55988" w:rsidP="00170BE9">
      <w:pPr>
        <w:rPr>
          <w:u w:val="single"/>
          <w:lang w:val="en-US"/>
        </w:rPr>
      </w:pPr>
    </w:p>
    <w:p w14:paraId="43960F44" w14:textId="2A94BB11" w:rsidR="00170BE9" w:rsidRPr="00F55988" w:rsidRDefault="00170BE9" w:rsidP="00170BE9">
      <w:pPr>
        <w:rPr>
          <w:u w:val="single"/>
          <w:lang w:val="en-US"/>
        </w:rPr>
      </w:pPr>
      <w:r w:rsidRPr="00F55988">
        <w:rPr>
          <w:u w:val="single"/>
          <w:lang w:val="en-US"/>
        </w:rPr>
        <w:t>Actual Result:</w:t>
      </w:r>
    </w:p>
    <w:p w14:paraId="6ED46EA1" w14:textId="77777777" w:rsidR="00170BE9" w:rsidRPr="00C40222" w:rsidRDefault="00170BE9" w:rsidP="00490EC1">
      <w:pPr>
        <w:pStyle w:val="ListParagraph"/>
        <w:numPr>
          <w:ilvl w:val="0"/>
          <w:numId w:val="13"/>
        </w:numPr>
        <w:rPr>
          <w:lang w:val="en-US"/>
        </w:rPr>
      </w:pPr>
      <w:r w:rsidRPr="00C40222">
        <w:rPr>
          <w:lang w:val="en-US"/>
        </w:rPr>
        <w:t>Status code 400 Bad Request</w:t>
      </w:r>
    </w:p>
    <w:p w14:paraId="66A508E7" w14:textId="77777777" w:rsidR="00170BE9" w:rsidRPr="00C40222" w:rsidRDefault="00170BE9" w:rsidP="00490EC1">
      <w:pPr>
        <w:pStyle w:val="ListParagraph"/>
        <w:numPr>
          <w:ilvl w:val="0"/>
          <w:numId w:val="13"/>
        </w:numPr>
        <w:rPr>
          <w:lang w:val="en-US"/>
        </w:rPr>
      </w:pPr>
      <w:r w:rsidRPr="00C40222">
        <w:rPr>
          <w:lang w:val="en-US"/>
        </w:rPr>
        <w:t>Response</w:t>
      </w:r>
    </w:p>
    <w:p w14:paraId="64536DD7" w14:textId="77777777" w:rsidR="00170BE9" w:rsidRPr="00C40222" w:rsidRDefault="00170BE9" w:rsidP="00170BE9">
      <w:pPr>
        <w:ind w:left="360"/>
        <w:rPr>
          <w:lang w:val="en-US"/>
        </w:rPr>
      </w:pPr>
      <w:r w:rsidRPr="00C40222">
        <w:rPr>
          <w:lang w:val="en-US"/>
        </w:rPr>
        <w:t>{</w:t>
      </w:r>
    </w:p>
    <w:p w14:paraId="6FA9CED5" w14:textId="77777777" w:rsidR="00170BE9" w:rsidRPr="00C40222" w:rsidRDefault="00170BE9" w:rsidP="00170BE9">
      <w:pPr>
        <w:ind w:left="360"/>
        <w:rPr>
          <w:lang w:val="en-US"/>
        </w:rPr>
      </w:pPr>
      <w:r w:rsidRPr="00C40222">
        <w:rPr>
          <w:lang w:val="en-US"/>
        </w:rPr>
        <w:t xml:space="preserve"> "timestamp": "2024-06-17T13:30:58.272+00:00",</w:t>
      </w:r>
    </w:p>
    <w:p w14:paraId="6070B9A3" w14:textId="77777777" w:rsidR="00170BE9" w:rsidRPr="00C40222" w:rsidRDefault="00170BE9" w:rsidP="00170BE9">
      <w:pPr>
        <w:ind w:left="360"/>
        <w:rPr>
          <w:lang w:val="en-US"/>
        </w:rPr>
      </w:pPr>
      <w:r w:rsidRPr="00C40222">
        <w:rPr>
          <w:lang w:val="en-US"/>
        </w:rPr>
        <w:t xml:space="preserve">    "status": 400,</w:t>
      </w:r>
    </w:p>
    <w:p w14:paraId="5F8E9095" w14:textId="77777777" w:rsidR="00170BE9" w:rsidRPr="00C40222" w:rsidRDefault="00170BE9" w:rsidP="00170BE9">
      <w:pPr>
        <w:ind w:left="360"/>
        <w:rPr>
          <w:lang w:val="en-US"/>
        </w:rPr>
      </w:pPr>
      <w:r w:rsidRPr="00C40222">
        <w:rPr>
          <w:lang w:val="en-US"/>
        </w:rPr>
        <w:t xml:space="preserve">    "error": "Bad Request",</w:t>
      </w:r>
    </w:p>
    <w:p w14:paraId="7B4D9352" w14:textId="77777777" w:rsidR="00170BE9" w:rsidRPr="00C40222" w:rsidRDefault="00170BE9" w:rsidP="00170BE9">
      <w:pPr>
        <w:ind w:left="360"/>
        <w:rPr>
          <w:lang w:val="en-US"/>
        </w:rPr>
      </w:pPr>
      <w:r w:rsidRPr="00C40222">
        <w:rPr>
          <w:lang w:val="en-US"/>
        </w:rPr>
        <w:t xml:space="preserve">    "message": "",</w:t>
      </w:r>
    </w:p>
    <w:p w14:paraId="6A199FE8" w14:textId="77777777" w:rsidR="00170BE9" w:rsidRPr="00C40222" w:rsidRDefault="00170BE9" w:rsidP="00170BE9">
      <w:pPr>
        <w:ind w:left="360"/>
        <w:rPr>
          <w:lang w:val="en-US"/>
        </w:rPr>
      </w:pPr>
      <w:r w:rsidRPr="00C40222">
        <w:rPr>
          <w:lang w:val="en-US"/>
        </w:rPr>
        <w:t xml:space="preserve">    "path": "/</w:t>
      </w:r>
      <w:proofErr w:type="spellStart"/>
      <w:r w:rsidRPr="00C40222">
        <w:rPr>
          <w:lang w:val="en-US"/>
        </w:rPr>
        <w:t>api</w:t>
      </w:r>
      <w:proofErr w:type="spellEnd"/>
      <w:r w:rsidRPr="00C40222">
        <w:rPr>
          <w:lang w:val="en-US"/>
        </w:rPr>
        <w:t>/v1/students/JOSHUA"</w:t>
      </w:r>
    </w:p>
    <w:p w14:paraId="74186F81" w14:textId="77777777" w:rsidR="00170BE9" w:rsidRPr="00C40222" w:rsidRDefault="00170BE9" w:rsidP="00170BE9">
      <w:pPr>
        <w:ind w:left="360"/>
        <w:rPr>
          <w:lang w:val="en-US"/>
        </w:rPr>
      </w:pPr>
      <w:r w:rsidRPr="00C40222">
        <w:rPr>
          <w:lang w:val="en-US"/>
        </w:rPr>
        <w:t>}</w:t>
      </w:r>
    </w:p>
    <w:p w14:paraId="687A9B1A" w14:textId="3A316F3F" w:rsidR="00170BE9" w:rsidRPr="00C40222" w:rsidRDefault="00170BE9" w:rsidP="00170BE9">
      <w:pPr>
        <w:ind w:left="360"/>
        <w:rPr>
          <w:lang w:val="en-US"/>
        </w:rPr>
      </w:pPr>
      <w:r w:rsidRPr="00C40222">
        <w:rPr>
          <w:lang w:val="en-US"/>
        </w:rPr>
        <w:t xml:space="preserve">Test </w:t>
      </w:r>
      <w:proofErr w:type="spellStart"/>
      <w:r w:rsidRPr="00C40222">
        <w:rPr>
          <w:lang w:val="en-US"/>
        </w:rPr>
        <w:t>faild</w:t>
      </w:r>
      <w:proofErr w:type="spellEnd"/>
      <w:r w:rsidRPr="00C40222">
        <w:rPr>
          <w:lang w:val="en-US"/>
        </w:rPr>
        <w:t>.</w:t>
      </w:r>
      <w:r w:rsidR="00490EC1" w:rsidRPr="00C40222">
        <w:rPr>
          <w:lang w:val="en-US"/>
        </w:rPr>
        <w:t xml:space="preserve"> In case the database contains more </w:t>
      </w:r>
      <w:proofErr w:type="spellStart"/>
      <w:r w:rsidR="00490EC1" w:rsidRPr="00C40222">
        <w:rPr>
          <w:lang w:val="en-US"/>
        </w:rPr>
        <w:t>then</w:t>
      </w:r>
      <w:proofErr w:type="spellEnd"/>
      <w:r w:rsidR="00490EC1" w:rsidRPr="00C40222">
        <w:rPr>
          <w:lang w:val="en-US"/>
        </w:rPr>
        <w:t xml:space="preserve"> one </w:t>
      </w:r>
      <w:proofErr w:type="spellStart"/>
      <w:r w:rsidR="00490EC1" w:rsidRPr="00C40222">
        <w:rPr>
          <w:lang w:val="en-US"/>
        </w:rPr>
        <w:t>sutent</w:t>
      </w:r>
      <w:proofErr w:type="spellEnd"/>
      <w:r w:rsidR="00490EC1" w:rsidRPr="00C40222">
        <w:rPr>
          <w:lang w:val="en-US"/>
        </w:rPr>
        <w:t xml:space="preserve"> with the same name (JOSHUA) the actual result is </w:t>
      </w:r>
      <w:proofErr w:type="spellStart"/>
      <w:r w:rsidR="00490EC1" w:rsidRPr="00C40222">
        <w:rPr>
          <w:lang w:val="en-US"/>
        </w:rPr>
        <w:t>faild</w:t>
      </w:r>
      <w:proofErr w:type="spellEnd"/>
      <w:r w:rsidR="00490EC1" w:rsidRPr="00C40222">
        <w:rPr>
          <w:lang w:val="en-US"/>
        </w:rPr>
        <w:t>.</w:t>
      </w:r>
    </w:p>
    <w:p w14:paraId="5E4AF018" w14:textId="7316B723" w:rsidR="00170BE9" w:rsidRPr="00C40222" w:rsidRDefault="00170BE9" w:rsidP="00170BE9">
      <w:pPr>
        <w:ind w:left="360"/>
        <w:rPr>
          <w:lang w:val="en-US"/>
        </w:rPr>
      </w:pPr>
      <w:r w:rsidRPr="00C40222">
        <w:rPr>
          <w:noProof/>
          <w:lang w:val="en-US"/>
        </w:rPr>
        <w:drawing>
          <wp:inline distT="0" distB="0" distL="0" distR="0" wp14:anchorId="497CB439" wp14:editId="501AC7F2">
            <wp:extent cx="4925069" cy="3211195"/>
            <wp:effectExtent l="0" t="0" r="8890" b="8255"/>
            <wp:docPr id="114492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7257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7230" cy="321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0DE2" w14:textId="77777777" w:rsidR="00F55988" w:rsidRDefault="00170BE9" w:rsidP="00170BE9">
      <w:pPr>
        <w:rPr>
          <w:u w:val="single"/>
          <w:lang w:val="en-US"/>
        </w:rPr>
      </w:pPr>
      <w:r w:rsidRPr="00C40222">
        <w:rPr>
          <w:u w:val="single"/>
          <w:lang w:val="en-US"/>
        </w:rPr>
        <w:t>Expected result:</w:t>
      </w:r>
      <w:r w:rsidR="00490EC1" w:rsidRPr="00C40222">
        <w:rPr>
          <w:u w:val="single"/>
          <w:lang w:val="en-US"/>
        </w:rPr>
        <w:t xml:space="preserve"> </w:t>
      </w:r>
    </w:p>
    <w:p w14:paraId="46ED9864" w14:textId="77A86E44" w:rsidR="00170BE9" w:rsidRPr="00C40222" w:rsidRDefault="00490EC1" w:rsidP="00F55988">
      <w:pPr>
        <w:ind w:left="360"/>
        <w:rPr>
          <w:u w:val="single"/>
          <w:lang w:val="en-US"/>
        </w:rPr>
      </w:pPr>
      <w:r w:rsidRPr="00C40222">
        <w:rPr>
          <w:lang w:val="en-US"/>
        </w:rPr>
        <w:t xml:space="preserve">In case the database contains more </w:t>
      </w:r>
      <w:proofErr w:type="spellStart"/>
      <w:r w:rsidRPr="00C40222">
        <w:rPr>
          <w:lang w:val="en-US"/>
        </w:rPr>
        <w:t>then</w:t>
      </w:r>
      <w:proofErr w:type="spellEnd"/>
      <w:r w:rsidRPr="00C40222">
        <w:rPr>
          <w:lang w:val="en-US"/>
        </w:rPr>
        <w:t xml:space="preserve"> one st</w:t>
      </w:r>
      <w:r w:rsidR="00090F70" w:rsidRPr="00C40222">
        <w:rPr>
          <w:lang w:val="en-US"/>
        </w:rPr>
        <w:t>ud</w:t>
      </w:r>
      <w:r w:rsidRPr="00C40222">
        <w:rPr>
          <w:lang w:val="en-US"/>
        </w:rPr>
        <w:t xml:space="preserve">ent with the same name (JOSHUA) the result should contain all names </w:t>
      </w:r>
      <w:r w:rsidR="008E6DCB" w:rsidRPr="00C40222">
        <w:rPr>
          <w:lang w:val="en-US"/>
        </w:rPr>
        <w:t>and related "id", "</w:t>
      </w:r>
      <w:proofErr w:type="spellStart"/>
      <w:r w:rsidR="008E6DCB" w:rsidRPr="00C40222">
        <w:rPr>
          <w:lang w:val="en-US"/>
        </w:rPr>
        <w:t>firstName</w:t>
      </w:r>
      <w:proofErr w:type="spellEnd"/>
      <w:r w:rsidR="008E6DCB" w:rsidRPr="00C40222">
        <w:rPr>
          <w:lang w:val="en-US"/>
        </w:rPr>
        <w:t>", "</w:t>
      </w:r>
      <w:proofErr w:type="spellStart"/>
      <w:r w:rsidR="008E6DCB" w:rsidRPr="00C40222">
        <w:rPr>
          <w:lang w:val="en-US"/>
        </w:rPr>
        <w:t>lastName</w:t>
      </w:r>
      <w:proofErr w:type="spellEnd"/>
      <w:r w:rsidR="008E6DCB" w:rsidRPr="00C40222">
        <w:rPr>
          <w:lang w:val="en-US"/>
        </w:rPr>
        <w:t>","</w:t>
      </w:r>
      <w:proofErr w:type="spellStart"/>
      <w:r w:rsidR="008E6DCB" w:rsidRPr="00C40222">
        <w:rPr>
          <w:lang w:val="en-US"/>
        </w:rPr>
        <w:t>email","age</w:t>
      </w:r>
      <w:proofErr w:type="spellEnd"/>
      <w:r w:rsidR="008E6DCB" w:rsidRPr="00C40222">
        <w:rPr>
          <w:lang w:val="en-US"/>
        </w:rPr>
        <w:t>".</w:t>
      </w:r>
    </w:p>
    <w:p w14:paraId="23FC10B7" w14:textId="77777777" w:rsidR="00170BE9" w:rsidRPr="00C40222" w:rsidRDefault="00170BE9" w:rsidP="00170BE9">
      <w:pPr>
        <w:pStyle w:val="ListParagraph"/>
        <w:numPr>
          <w:ilvl w:val="0"/>
          <w:numId w:val="7"/>
        </w:numPr>
        <w:spacing w:line="360" w:lineRule="auto"/>
        <w:jc w:val="both"/>
        <w:rPr>
          <w:lang w:val="en-US"/>
        </w:rPr>
      </w:pPr>
      <w:r w:rsidRPr="00C40222">
        <w:rPr>
          <w:lang w:val="en-US"/>
        </w:rPr>
        <w:t>Status code 200 OK</w:t>
      </w:r>
    </w:p>
    <w:p w14:paraId="181A14E6" w14:textId="77777777" w:rsidR="00170BE9" w:rsidRPr="00C40222" w:rsidRDefault="00170BE9" w:rsidP="00170BE9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C40222">
        <w:rPr>
          <w:lang w:val="en-US"/>
        </w:rPr>
        <w:t xml:space="preserve">Response </w:t>
      </w:r>
    </w:p>
    <w:p w14:paraId="3BA07BEB" w14:textId="77777777" w:rsidR="00170BE9" w:rsidRPr="00C40222" w:rsidRDefault="00170BE9" w:rsidP="00170BE9">
      <w:pPr>
        <w:ind w:left="360"/>
        <w:rPr>
          <w:lang w:val="en-US"/>
        </w:rPr>
      </w:pPr>
      <w:r w:rsidRPr="00C40222">
        <w:rPr>
          <w:lang w:val="en-US"/>
        </w:rPr>
        <w:t>Get 8 names with details: "id", "</w:t>
      </w:r>
      <w:proofErr w:type="spellStart"/>
      <w:r w:rsidRPr="00C40222">
        <w:rPr>
          <w:lang w:val="en-US"/>
        </w:rPr>
        <w:t>firstName</w:t>
      </w:r>
      <w:proofErr w:type="spellEnd"/>
      <w:r w:rsidRPr="00C40222">
        <w:rPr>
          <w:lang w:val="en-US"/>
        </w:rPr>
        <w:t>", "</w:t>
      </w:r>
      <w:proofErr w:type="spellStart"/>
      <w:r w:rsidRPr="00C40222">
        <w:rPr>
          <w:lang w:val="en-US"/>
        </w:rPr>
        <w:t>lastName</w:t>
      </w:r>
      <w:proofErr w:type="spellEnd"/>
      <w:r w:rsidRPr="00C40222">
        <w:rPr>
          <w:lang w:val="en-US"/>
        </w:rPr>
        <w:t>","</w:t>
      </w:r>
      <w:proofErr w:type="spellStart"/>
      <w:r w:rsidRPr="00C40222">
        <w:rPr>
          <w:lang w:val="en-US"/>
        </w:rPr>
        <w:t>email","age</w:t>
      </w:r>
      <w:proofErr w:type="spellEnd"/>
      <w:r w:rsidRPr="00C40222">
        <w:rPr>
          <w:lang w:val="en-US"/>
        </w:rPr>
        <w:t>" for</w:t>
      </w:r>
    </w:p>
    <w:p w14:paraId="57F0AB6F" w14:textId="16BEC156" w:rsidR="00170BE9" w:rsidRPr="00C40222" w:rsidRDefault="00170BE9" w:rsidP="00170BE9">
      <w:pPr>
        <w:ind w:left="360"/>
        <w:rPr>
          <w:lang w:val="en-US"/>
        </w:rPr>
      </w:pPr>
      <w:r w:rsidRPr="00C40222">
        <w:rPr>
          <w:lang w:val="en-US"/>
        </w:rPr>
        <w:t>"id":  "219", "id":  "228","id":  "233","id":  "264","id":  "266","id":  "268","id":  "271","id":  "1157".</w:t>
      </w:r>
    </w:p>
    <w:p w14:paraId="6B2C0FAB" w14:textId="16CDF4EB" w:rsidR="00170BE9" w:rsidRPr="00C40222" w:rsidRDefault="00170BE9" w:rsidP="00170BE9">
      <w:pPr>
        <w:ind w:left="360"/>
        <w:rPr>
          <w:lang w:val="en-US"/>
        </w:rPr>
      </w:pPr>
      <w:r w:rsidRPr="00C40222">
        <w:rPr>
          <w:lang w:val="en-US"/>
        </w:rPr>
        <w:t xml:space="preserve">Example </w:t>
      </w:r>
      <w:r w:rsidR="00090F70" w:rsidRPr="00C40222">
        <w:rPr>
          <w:lang w:val="en-US"/>
        </w:rPr>
        <w:t xml:space="preserve">of </w:t>
      </w:r>
      <w:r w:rsidRPr="00C40222">
        <w:rPr>
          <w:lang w:val="en-US"/>
        </w:rPr>
        <w:t>expected result:</w:t>
      </w:r>
    </w:p>
    <w:p w14:paraId="7CE3A23A" w14:textId="77777777" w:rsidR="00170BE9" w:rsidRPr="00C40222" w:rsidRDefault="00170BE9" w:rsidP="00170BE9">
      <w:pPr>
        <w:ind w:left="360"/>
        <w:jc w:val="both"/>
        <w:rPr>
          <w:lang w:val="en-US"/>
        </w:rPr>
      </w:pPr>
      <w:r w:rsidRPr="00C40222">
        <w:rPr>
          <w:lang w:val="en-US"/>
        </w:rPr>
        <w:t>{</w:t>
      </w:r>
    </w:p>
    <w:p w14:paraId="43D377B7" w14:textId="7CF9991C" w:rsidR="00170BE9" w:rsidRPr="00C40222" w:rsidRDefault="00170BE9" w:rsidP="00170BE9">
      <w:pPr>
        <w:ind w:left="360"/>
        <w:jc w:val="both"/>
        <w:rPr>
          <w:lang w:val="en-US"/>
        </w:rPr>
      </w:pPr>
      <w:r w:rsidRPr="00C40222">
        <w:rPr>
          <w:lang w:val="en-US"/>
        </w:rPr>
        <w:t>"id":  "219",</w:t>
      </w:r>
    </w:p>
    <w:p w14:paraId="22A49002" w14:textId="77777777" w:rsidR="00170BE9" w:rsidRPr="00C40222" w:rsidRDefault="00170BE9" w:rsidP="00170BE9">
      <w:pPr>
        <w:ind w:left="360"/>
        <w:rPr>
          <w:lang w:val="en-US"/>
        </w:rPr>
      </w:pPr>
      <w:r w:rsidRPr="00C40222">
        <w:rPr>
          <w:lang w:val="en-US"/>
        </w:rPr>
        <w:t>"</w:t>
      </w:r>
      <w:proofErr w:type="spellStart"/>
      <w:r w:rsidRPr="00C40222">
        <w:rPr>
          <w:lang w:val="en-US"/>
        </w:rPr>
        <w:t>firstName</w:t>
      </w:r>
      <w:proofErr w:type="spellEnd"/>
      <w:r w:rsidRPr="00C40222">
        <w:rPr>
          <w:lang w:val="en-US"/>
        </w:rPr>
        <w:t>":  "",</w:t>
      </w:r>
    </w:p>
    <w:p w14:paraId="1E355F1E" w14:textId="4D5514C5" w:rsidR="00170BE9" w:rsidRPr="00C40222" w:rsidRDefault="00170BE9" w:rsidP="00170BE9">
      <w:pPr>
        <w:ind w:left="360"/>
        <w:rPr>
          <w:lang w:val="en-US"/>
        </w:rPr>
      </w:pPr>
      <w:r w:rsidRPr="00C40222">
        <w:rPr>
          <w:lang w:val="en-US"/>
        </w:rPr>
        <w:t>"</w:t>
      </w:r>
      <w:proofErr w:type="spellStart"/>
      <w:r w:rsidRPr="00C40222">
        <w:rPr>
          <w:lang w:val="en-US"/>
        </w:rPr>
        <w:t>lastName</w:t>
      </w:r>
      <w:proofErr w:type="spellEnd"/>
      <w:r w:rsidRPr="00C40222">
        <w:rPr>
          <w:lang w:val="en-US"/>
        </w:rPr>
        <w:t>": "JOSHUA",</w:t>
      </w:r>
    </w:p>
    <w:p w14:paraId="008EB2D5" w14:textId="1B563E36" w:rsidR="00170BE9" w:rsidRPr="00C40222" w:rsidRDefault="00170BE9" w:rsidP="00170BE9">
      <w:pPr>
        <w:ind w:left="360"/>
        <w:rPr>
          <w:lang w:val="en-US"/>
        </w:rPr>
      </w:pPr>
      <w:r w:rsidRPr="00C40222">
        <w:rPr>
          <w:lang w:val="en-US"/>
        </w:rPr>
        <w:lastRenderedPageBreak/>
        <w:t>"email":  "jjohn34@yourmail.com",</w:t>
      </w:r>
    </w:p>
    <w:p w14:paraId="7D6F39F1" w14:textId="0AEDFD0A" w:rsidR="00170BE9" w:rsidRPr="00C40222" w:rsidRDefault="00170BE9" w:rsidP="00170BE9">
      <w:pPr>
        <w:ind w:left="360"/>
        <w:rPr>
          <w:lang w:val="en-US"/>
        </w:rPr>
      </w:pPr>
      <w:r w:rsidRPr="00C40222">
        <w:rPr>
          <w:lang w:val="en-US"/>
        </w:rPr>
        <w:t>"age":  "34",</w:t>
      </w:r>
    </w:p>
    <w:p w14:paraId="2F0EC4F8" w14:textId="77777777" w:rsidR="00170BE9" w:rsidRPr="00C40222" w:rsidRDefault="00170BE9" w:rsidP="00170BE9">
      <w:pPr>
        <w:ind w:left="360"/>
        <w:rPr>
          <w:lang w:val="en-US"/>
        </w:rPr>
      </w:pPr>
      <w:r w:rsidRPr="00C40222">
        <w:rPr>
          <w:lang w:val="en-US"/>
        </w:rPr>
        <w:t>}</w:t>
      </w:r>
    </w:p>
    <w:p w14:paraId="38890DCF" w14:textId="77777777" w:rsidR="00170BE9" w:rsidRDefault="00170BE9" w:rsidP="00170BE9">
      <w:pPr>
        <w:ind w:left="360"/>
        <w:rPr>
          <w:lang w:val="en-US"/>
        </w:rPr>
      </w:pPr>
    </w:p>
    <w:p w14:paraId="6AF2A010" w14:textId="77777777" w:rsidR="00991BA3" w:rsidRDefault="00991BA3" w:rsidP="00170BE9">
      <w:pPr>
        <w:ind w:left="360"/>
        <w:rPr>
          <w:lang w:val="en-US"/>
        </w:rPr>
      </w:pPr>
    </w:p>
    <w:p w14:paraId="5C508BF0" w14:textId="77777777" w:rsidR="00991BA3" w:rsidRPr="00C40222" w:rsidRDefault="00991BA3" w:rsidP="00170BE9">
      <w:pPr>
        <w:ind w:left="360"/>
        <w:rPr>
          <w:lang w:val="en-US"/>
        </w:rPr>
      </w:pPr>
    </w:p>
    <w:p w14:paraId="119B2E6B" w14:textId="77777777" w:rsidR="00DC6A9B" w:rsidRPr="00C40222" w:rsidRDefault="00DC6A9B" w:rsidP="005C6CB8">
      <w:pPr>
        <w:pStyle w:val="Heading2"/>
        <w:rPr>
          <w:lang w:val="en-US"/>
        </w:rPr>
      </w:pPr>
      <w:bookmarkStart w:id="40" w:name="_Toc172283550"/>
      <w:r w:rsidRPr="00C40222">
        <w:rPr>
          <w:lang w:val="en-US"/>
        </w:rPr>
        <w:t xml:space="preserve">005 DELETE all data about non-existing </w:t>
      </w:r>
      <w:proofErr w:type="gramStart"/>
      <w:r w:rsidRPr="00C40222">
        <w:rPr>
          <w:lang w:val="en-US"/>
        </w:rPr>
        <w:t>student</w:t>
      </w:r>
      <w:bookmarkEnd w:id="40"/>
      <w:proofErr w:type="gramEnd"/>
    </w:p>
    <w:p w14:paraId="71954B97" w14:textId="77777777" w:rsidR="00DC6A9B" w:rsidRPr="00F55988" w:rsidRDefault="00DC6A9B" w:rsidP="00DC6A9B">
      <w:pPr>
        <w:rPr>
          <w:u w:val="single"/>
          <w:lang w:val="en-US"/>
        </w:rPr>
      </w:pPr>
      <w:r w:rsidRPr="00F55988">
        <w:rPr>
          <w:u w:val="single"/>
          <w:lang w:val="en-US"/>
        </w:rPr>
        <w:t>Data Preparation:</w:t>
      </w:r>
    </w:p>
    <w:p w14:paraId="0781E349" w14:textId="77777777" w:rsidR="00DC6A9B" w:rsidRPr="00C40222" w:rsidRDefault="00DC6A9B" w:rsidP="00DC6A9B">
      <w:pPr>
        <w:rPr>
          <w:lang w:val="en-US"/>
        </w:rPr>
      </w:pPr>
      <w:r w:rsidRPr="00C40222">
        <w:rPr>
          <w:lang w:val="en-US"/>
        </w:rPr>
        <w:t>SELECT * FROM student WHERE id=</w:t>
      </w:r>
      <w:proofErr w:type="gramStart"/>
      <w:r w:rsidRPr="00C40222">
        <w:rPr>
          <w:lang w:val="en-US"/>
        </w:rPr>
        <w:t>101;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8"/>
        <w:gridCol w:w="1238"/>
        <w:gridCol w:w="2555"/>
        <w:gridCol w:w="1428"/>
        <w:gridCol w:w="1426"/>
      </w:tblGrid>
      <w:tr w:rsidR="00DC6A9B" w:rsidRPr="00C40222" w14:paraId="06A1E62B" w14:textId="77777777" w:rsidTr="00442C8D">
        <w:tc>
          <w:tcPr>
            <w:tcW w:w="1238" w:type="dxa"/>
          </w:tcPr>
          <w:p w14:paraId="1CF90BB6" w14:textId="77777777" w:rsidR="00DC6A9B" w:rsidRPr="00C40222" w:rsidRDefault="00DC6A9B" w:rsidP="00442C8D">
            <w:pPr>
              <w:rPr>
                <w:lang w:val="en-US"/>
              </w:rPr>
            </w:pPr>
            <w:r w:rsidRPr="00C40222">
              <w:rPr>
                <w:lang w:val="en-US"/>
              </w:rPr>
              <w:t>id</w:t>
            </w:r>
          </w:p>
        </w:tc>
        <w:tc>
          <w:tcPr>
            <w:tcW w:w="1238" w:type="dxa"/>
          </w:tcPr>
          <w:p w14:paraId="194314B2" w14:textId="77777777" w:rsidR="00DC6A9B" w:rsidRPr="00C40222" w:rsidRDefault="00DC6A9B" w:rsidP="00442C8D">
            <w:pPr>
              <w:rPr>
                <w:lang w:val="en-US"/>
              </w:rPr>
            </w:pPr>
            <w:r w:rsidRPr="00C40222">
              <w:rPr>
                <w:lang w:val="en-US"/>
              </w:rPr>
              <w:t>age</w:t>
            </w:r>
          </w:p>
        </w:tc>
        <w:tc>
          <w:tcPr>
            <w:tcW w:w="2555" w:type="dxa"/>
          </w:tcPr>
          <w:p w14:paraId="3D7DA065" w14:textId="77777777" w:rsidR="00DC6A9B" w:rsidRPr="00C40222" w:rsidRDefault="00DC6A9B" w:rsidP="00442C8D">
            <w:pPr>
              <w:rPr>
                <w:lang w:val="en-US"/>
              </w:rPr>
            </w:pPr>
            <w:r w:rsidRPr="00C40222">
              <w:rPr>
                <w:lang w:val="en-US"/>
              </w:rPr>
              <w:t>email</w:t>
            </w:r>
          </w:p>
        </w:tc>
        <w:tc>
          <w:tcPr>
            <w:tcW w:w="1428" w:type="dxa"/>
          </w:tcPr>
          <w:p w14:paraId="177F1138" w14:textId="77777777" w:rsidR="00DC6A9B" w:rsidRPr="00C40222" w:rsidRDefault="00DC6A9B" w:rsidP="00442C8D">
            <w:pPr>
              <w:rPr>
                <w:lang w:val="en-US"/>
              </w:rPr>
            </w:pPr>
            <w:proofErr w:type="spellStart"/>
            <w:r w:rsidRPr="00C40222">
              <w:rPr>
                <w:lang w:val="en-US"/>
              </w:rPr>
              <w:t>first_name</w:t>
            </w:r>
            <w:proofErr w:type="spellEnd"/>
          </w:p>
        </w:tc>
        <w:tc>
          <w:tcPr>
            <w:tcW w:w="1426" w:type="dxa"/>
          </w:tcPr>
          <w:p w14:paraId="00C4529C" w14:textId="77777777" w:rsidR="00DC6A9B" w:rsidRPr="00C40222" w:rsidRDefault="00DC6A9B" w:rsidP="00442C8D">
            <w:pPr>
              <w:rPr>
                <w:lang w:val="en-US"/>
              </w:rPr>
            </w:pPr>
            <w:proofErr w:type="spellStart"/>
            <w:r w:rsidRPr="00C40222">
              <w:rPr>
                <w:lang w:val="en-US"/>
              </w:rPr>
              <w:t>last_name</w:t>
            </w:r>
            <w:proofErr w:type="spellEnd"/>
          </w:p>
        </w:tc>
      </w:tr>
      <w:tr w:rsidR="00DC6A9B" w:rsidRPr="00C40222" w14:paraId="46585FA6" w14:textId="77777777" w:rsidTr="00442C8D">
        <w:tc>
          <w:tcPr>
            <w:tcW w:w="1238" w:type="dxa"/>
          </w:tcPr>
          <w:p w14:paraId="0C07BBA5" w14:textId="77777777" w:rsidR="00DC6A9B" w:rsidRPr="00C40222" w:rsidRDefault="00DC6A9B" w:rsidP="00442C8D">
            <w:pPr>
              <w:rPr>
                <w:lang w:val="en-US"/>
              </w:rPr>
            </w:pPr>
            <w:r w:rsidRPr="00C40222">
              <w:rPr>
                <w:lang w:val="en-US"/>
              </w:rPr>
              <w:t>NULL</w:t>
            </w:r>
          </w:p>
        </w:tc>
        <w:tc>
          <w:tcPr>
            <w:tcW w:w="1238" w:type="dxa"/>
          </w:tcPr>
          <w:p w14:paraId="1FB65483" w14:textId="77777777" w:rsidR="00DC6A9B" w:rsidRPr="00C40222" w:rsidRDefault="00DC6A9B" w:rsidP="00442C8D">
            <w:pPr>
              <w:rPr>
                <w:lang w:val="en-US"/>
              </w:rPr>
            </w:pPr>
            <w:r w:rsidRPr="00C40222">
              <w:rPr>
                <w:lang w:val="en-US"/>
              </w:rPr>
              <w:t>NULL</w:t>
            </w:r>
          </w:p>
        </w:tc>
        <w:tc>
          <w:tcPr>
            <w:tcW w:w="2555" w:type="dxa"/>
          </w:tcPr>
          <w:p w14:paraId="30D4D633" w14:textId="77777777" w:rsidR="00DC6A9B" w:rsidRPr="00C40222" w:rsidRDefault="00DC6A9B" w:rsidP="00442C8D">
            <w:pPr>
              <w:rPr>
                <w:lang w:val="en-US"/>
              </w:rPr>
            </w:pPr>
            <w:r w:rsidRPr="00C40222">
              <w:rPr>
                <w:lang w:val="en-US"/>
              </w:rPr>
              <w:t>NULL</w:t>
            </w:r>
          </w:p>
        </w:tc>
        <w:tc>
          <w:tcPr>
            <w:tcW w:w="1428" w:type="dxa"/>
          </w:tcPr>
          <w:p w14:paraId="702A3FCF" w14:textId="77777777" w:rsidR="00DC6A9B" w:rsidRPr="00C40222" w:rsidRDefault="00DC6A9B" w:rsidP="00442C8D">
            <w:pPr>
              <w:rPr>
                <w:lang w:val="en-US"/>
              </w:rPr>
            </w:pPr>
            <w:r w:rsidRPr="00C40222">
              <w:rPr>
                <w:lang w:val="en-US"/>
              </w:rPr>
              <w:t>NULL</w:t>
            </w:r>
          </w:p>
        </w:tc>
        <w:tc>
          <w:tcPr>
            <w:tcW w:w="1426" w:type="dxa"/>
          </w:tcPr>
          <w:p w14:paraId="1FDEEDE0" w14:textId="77777777" w:rsidR="00DC6A9B" w:rsidRPr="00C40222" w:rsidRDefault="00DC6A9B" w:rsidP="00442C8D">
            <w:pPr>
              <w:rPr>
                <w:lang w:val="en-US"/>
              </w:rPr>
            </w:pPr>
            <w:r w:rsidRPr="00C40222">
              <w:rPr>
                <w:lang w:val="en-US"/>
              </w:rPr>
              <w:t>NULL</w:t>
            </w:r>
          </w:p>
        </w:tc>
      </w:tr>
    </w:tbl>
    <w:p w14:paraId="475A42C3" w14:textId="77777777" w:rsidR="00DC6A9B" w:rsidRPr="00C40222" w:rsidRDefault="00DC6A9B" w:rsidP="00DC6A9B">
      <w:pPr>
        <w:rPr>
          <w:lang w:val="en-US"/>
        </w:rPr>
      </w:pPr>
    </w:p>
    <w:p w14:paraId="6CC01C69" w14:textId="77777777" w:rsidR="00DC6A9B" w:rsidRPr="00F55988" w:rsidRDefault="00DC6A9B" w:rsidP="00DC6A9B">
      <w:pPr>
        <w:rPr>
          <w:u w:val="single"/>
          <w:lang w:val="en-US"/>
        </w:rPr>
      </w:pPr>
      <w:r w:rsidRPr="00F55988">
        <w:rPr>
          <w:u w:val="single"/>
          <w:lang w:val="en-US"/>
        </w:rPr>
        <w:t>Steps:</w:t>
      </w:r>
    </w:p>
    <w:p w14:paraId="210EE5BA" w14:textId="77777777" w:rsidR="00DC6A9B" w:rsidRPr="00C40222" w:rsidRDefault="00DC6A9B" w:rsidP="00DC6A9B">
      <w:pPr>
        <w:rPr>
          <w:lang w:val="en-US"/>
        </w:rPr>
      </w:pPr>
      <w:r w:rsidRPr="00C40222">
        <w:rPr>
          <w:lang w:val="en-US"/>
        </w:rPr>
        <w:t>DELETE: http://108.143.193.45:8080/api/v1/students/101</w:t>
      </w:r>
    </w:p>
    <w:p w14:paraId="759C196B" w14:textId="77777777" w:rsidR="00F55988" w:rsidRDefault="00F55988" w:rsidP="00DC6A9B">
      <w:pPr>
        <w:rPr>
          <w:u w:val="single"/>
          <w:lang w:val="en-US"/>
        </w:rPr>
      </w:pPr>
    </w:p>
    <w:p w14:paraId="538FD488" w14:textId="3E704F39" w:rsidR="00DC6A9B" w:rsidRPr="00C40222" w:rsidRDefault="00DC6A9B" w:rsidP="00DC6A9B">
      <w:pPr>
        <w:rPr>
          <w:u w:val="single"/>
          <w:lang w:val="en-US"/>
        </w:rPr>
      </w:pPr>
      <w:r w:rsidRPr="00C40222">
        <w:rPr>
          <w:u w:val="single"/>
          <w:lang w:val="en-US"/>
        </w:rPr>
        <w:t>Expected result:</w:t>
      </w:r>
    </w:p>
    <w:p w14:paraId="4FD93594" w14:textId="77777777" w:rsidR="00DC6A9B" w:rsidRPr="00C40222" w:rsidRDefault="00DC6A9B" w:rsidP="00F55988">
      <w:pPr>
        <w:pStyle w:val="ListParagraph"/>
        <w:numPr>
          <w:ilvl w:val="0"/>
          <w:numId w:val="76"/>
        </w:numPr>
        <w:spacing w:line="360" w:lineRule="auto"/>
        <w:jc w:val="both"/>
        <w:rPr>
          <w:lang w:val="en-US"/>
        </w:rPr>
      </w:pPr>
      <w:r w:rsidRPr="00C40222">
        <w:rPr>
          <w:lang w:val="en-US"/>
        </w:rPr>
        <w:t>Status code 404 Not Found</w:t>
      </w:r>
    </w:p>
    <w:p w14:paraId="0A4D45AD" w14:textId="77777777" w:rsidR="00DC6A9B" w:rsidRPr="00C40222" w:rsidRDefault="00DC6A9B" w:rsidP="00DC6A9B">
      <w:pPr>
        <w:ind w:left="360"/>
        <w:jc w:val="both"/>
        <w:rPr>
          <w:lang w:val="en-US"/>
        </w:rPr>
      </w:pPr>
    </w:p>
    <w:p w14:paraId="5176C388" w14:textId="20061ABD" w:rsidR="00DC6A9B" w:rsidRPr="00F55988" w:rsidRDefault="00090F70" w:rsidP="00DC6A9B">
      <w:pPr>
        <w:rPr>
          <w:u w:val="single"/>
          <w:lang w:val="en-US"/>
        </w:rPr>
      </w:pPr>
      <w:r w:rsidRPr="00F55988">
        <w:rPr>
          <w:u w:val="single"/>
          <w:lang w:val="en-US"/>
        </w:rPr>
        <w:t>Reproduction steps</w:t>
      </w:r>
      <w:r w:rsidR="00DC6A9B" w:rsidRPr="00F55988">
        <w:rPr>
          <w:u w:val="single"/>
          <w:lang w:val="en-US"/>
        </w:rPr>
        <w:t>:</w:t>
      </w:r>
    </w:p>
    <w:p w14:paraId="54380F66" w14:textId="77777777" w:rsidR="00DC6A9B" w:rsidRPr="00C40222" w:rsidRDefault="00DC6A9B" w:rsidP="00090F70">
      <w:pPr>
        <w:pStyle w:val="ListParagraph"/>
        <w:numPr>
          <w:ilvl w:val="0"/>
          <w:numId w:val="27"/>
        </w:numPr>
        <w:rPr>
          <w:lang w:val="en-US"/>
        </w:rPr>
      </w:pPr>
      <w:r w:rsidRPr="00C40222">
        <w:rPr>
          <w:lang w:val="en-US"/>
        </w:rPr>
        <w:t>DELETE: http://108.143.193.45:8080/api/v1/students/101</w:t>
      </w:r>
    </w:p>
    <w:p w14:paraId="05B3917A" w14:textId="77777777" w:rsidR="00DC6A9B" w:rsidRPr="00C40222" w:rsidRDefault="00DC6A9B" w:rsidP="00090F70">
      <w:pPr>
        <w:pStyle w:val="ListParagraph"/>
        <w:numPr>
          <w:ilvl w:val="0"/>
          <w:numId w:val="27"/>
        </w:numPr>
        <w:rPr>
          <w:lang w:val="en-US"/>
        </w:rPr>
      </w:pPr>
      <w:r w:rsidRPr="00C40222">
        <w:rPr>
          <w:lang w:val="en-US"/>
        </w:rPr>
        <w:t xml:space="preserve">Press button </w:t>
      </w:r>
      <w:proofErr w:type="gramStart"/>
      <w:r w:rsidRPr="00C40222">
        <w:rPr>
          <w:lang w:val="en-US"/>
        </w:rPr>
        <w:t>SEND</w:t>
      </w:r>
      <w:proofErr w:type="gramEnd"/>
    </w:p>
    <w:p w14:paraId="5735F00B" w14:textId="77777777" w:rsidR="00090F70" w:rsidRPr="00C40222" w:rsidRDefault="00090F70" w:rsidP="00090F70">
      <w:pPr>
        <w:pStyle w:val="ListParagraph"/>
        <w:rPr>
          <w:lang w:val="en-US"/>
        </w:rPr>
      </w:pPr>
    </w:p>
    <w:p w14:paraId="54E0AB7E" w14:textId="2C3487EC" w:rsidR="00DC6A9B" w:rsidRPr="00F55988" w:rsidRDefault="00090F70" w:rsidP="00DC6A9B">
      <w:pPr>
        <w:rPr>
          <w:u w:val="single"/>
          <w:lang w:val="en-US"/>
        </w:rPr>
      </w:pPr>
      <w:r w:rsidRPr="00F55988">
        <w:rPr>
          <w:u w:val="single"/>
          <w:lang w:val="en-US"/>
        </w:rPr>
        <w:t>Actual Result</w:t>
      </w:r>
      <w:r w:rsidR="00DC6A9B" w:rsidRPr="00F55988">
        <w:rPr>
          <w:u w:val="single"/>
          <w:lang w:val="en-US"/>
        </w:rPr>
        <w:t>:</w:t>
      </w:r>
    </w:p>
    <w:p w14:paraId="4A1FE720" w14:textId="77777777" w:rsidR="00DC6A9B" w:rsidRPr="00C40222" w:rsidRDefault="00DC6A9B" w:rsidP="00090F70">
      <w:pPr>
        <w:pStyle w:val="ListParagraph"/>
        <w:numPr>
          <w:ilvl w:val="0"/>
          <w:numId w:val="28"/>
        </w:numPr>
        <w:rPr>
          <w:lang w:val="en-US"/>
        </w:rPr>
      </w:pPr>
      <w:r w:rsidRPr="00C40222">
        <w:rPr>
          <w:lang w:val="en-US"/>
        </w:rPr>
        <w:t>Status code 500 Internal Server Error</w:t>
      </w:r>
    </w:p>
    <w:p w14:paraId="44F2951C" w14:textId="77777777" w:rsidR="00DC6A9B" w:rsidRPr="00C40222" w:rsidRDefault="00DC6A9B" w:rsidP="00090F70">
      <w:pPr>
        <w:pStyle w:val="ListParagraph"/>
        <w:numPr>
          <w:ilvl w:val="0"/>
          <w:numId w:val="28"/>
        </w:numPr>
        <w:rPr>
          <w:lang w:val="en-US"/>
        </w:rPr>
      </w:pPr>
      <w:r w:rsidRPr="00C40222">
        <w:rPr>
          <w:lang w:val="en-US"/>
        </w:rPr>
        <w:t>Response</w:t>
      </w:r>
    </w:p>
    <w:p w14:paraId="294F2EE3" w14:textId="77777777" w:rsidR="00DC6A9B" w:rsidRPr="00C40222" w:rsidRDefault="00DC6A9B" w:rsidP="00DC6A9B">
      <w:pPr>
        <w:rPr>
          <w:lang w:val="en-US"/>
        </w:rPr>
      </w:pPr>
      <w:r w:rsidRPr="00C40222">
        <w:rPr>
          <w:lang w:val="en-US"/>
        </w:rPr>
        <w:t>{</w:t>
      </w:r>
    </w:p>
    <w:p w14:paraId="5DC67A87" w14:textId="77777777" w:rsidR="00DC6A9B" w:rsidRPr="00C40222" w:rsidRDefault="00DC6A9B" w:rsidP="00DC6A9B">
      <w:pPr>
        <w:rPr>
          <w:lang w:val="en-US"/>
        </w:rPr>
      </w:pPr>
      <w:r w:rsidRPr="00C40222">
        <w:rPr>
          <w:lang w:val="en-US"/>
        </w:rPr>
        <w:t xml:space="preserve">    "timestamp": "2024-06-21T09:35:49.293+00:00",</w:t>
      </w:r>
    </w:p>
    <w:p w14:paraId="2257727F" w14:textId="77777777" w:rsidR="00DC6A9B" w:rsidRPr="00C40222" w:rsidRDefault="00DC6A9B" w:rsidP="00DC6A9B">
      <w:pPr>
        <w:rPr>
          <w:lang w:val="en-US"/>
        </w:rPr>
      </w:pPr>
      <w:r w:rsidRPr="00C40222">
        <w:rPr>
          <w:lang w:val="en-US"/>
        </w:rPr>
        <w:t xml:space="preserve">    "status": 500,</w:t>
      </w:r>
    </w:p>
    <w:p w14:paraId="0FD049BB" w14:textId="77777777" w:rsidR="00DC6A9B" w:rsidRPr="00C40222" w:rsidRDefault="00DC6A9B" w:rsidP="00DC6A9B">
      <w:pPr>
        <w:rPr>
          <w:lang w:val="en-US"/>
        </w:rPr>
      </w:pPr>
      <w:r w:rsidRPr="00C40222">
        <w:rPr>
          <w:lang w:val="en-US"/>
        </w:rPr>
        <w:t xml:space="preserve">    "error": "Internal Server Error",</w:t>
      </w:r>
    </w:p>
    <w:p w14:paraId="44A94B5F" w14:textId="77777777" w:rsidR="00DC6A9B" w:rsidRPr="00C40222" w:rsidRDefault="00DC6A9B" w:rsidP="00DC6A9B">
      <w:pPr>
        <w:rPr>
          <w:lang w:val="en-US"/>
        </w:rPr>
      </w:pPr>
      <w:r w:rsidRPr="00C40222">
        <w:rPr>
          <w:lang w:val="en-US"/>
        </w:rPr>
        <w:t xml:space="preserve">    "message": "",</w:t>
      </w:r>
    </w:p>
    <w:p w14:paraId="2DBD5D72" w14:textId="77777777" w:rsidR="00DC6A9B" w:rsidRPr="00C40222" w:rsidRDefault="00DC6A9B" w:rsidP="00DC6A9B">
      <w:pPr>
        <w:rPr>
          <w:lang w:val="en-US"/>
        </w:rPr>
      </w:pPr>
      <w:r w:rsidRPr="00C40222">
        <w:rPr>
          <w:lang w:val="en-US"/>
        </w:rPr>
        <w:t xml:space="preserve">    "path": "/</w:t>
      </w:r>
      <w:proofErr w:type="spellStart"/>
      <w:r w:rsidRPr="00C40222">
        <w:rPr>
          <w:lang w:val="en-US"/>
        </w:rPr>
        <w:t>api</w:t>
      </w:r>
      <w:proofErr w:type="spellEnd"/>
      <w:r w:rsidRPr="00C40222">
        <w:rPr>
          <w:lang w:val="en-US"/>
        </w:rPr>
        <w:t>/v1/students/101"</w:t>
      </w:r>
    </w:p>
    <w:p w14:paraId="54B6A166" w14:textId="77777777" w:rsidR="00DC6A9B" w:rsidRPr="00C40222" w:rsidRDefault="00DC6A9B" w:rsidP="00DC6A9B">
      <w:pPr>
        <w:rPr>
          <w:lang w:val="en-US"/>
        </w:rPr>
      </w:pPr>
      <w:r w:rsidRPr="00C40222">
        <w:rPr>
          <w:lang w:val="en-US"/>
        </w:rPr>
        <w:lastRenderedPageBreak/>
        <w:t>}</w:t>
      </w:r>
      <w:r w:rsidRPr="00C40222">
        <w:rPr>
          <w:noProof/>
          <w:lang w:val="en-US"/>
        </w:rPr>
        <w:drawing>
          <wp:inline distT="0" distB="0" distL="0" distR="0" wp14:anchorId="1AEE0C42" wp14:editId="39590F07">
            <wp:extent cx="5733415" cy="3463925"/>
            <wp:effectExtent l="0" t="0" r="635" b="3175"/>
            <wp:docPr id="2076085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316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AEBA" w14:textId="77777777" w:rsidR="00DC6A9B" w:rsidRPr="00C40222" w:rsidRDefault="00DC6A9B" w:rsidP="00DC6A9B">
      <w:pPr>
        <w:rPr>
          <w:lang w:val="en-US"/>
        </w:rPr>
      </w:pPr>
      <w:r w:rsidRPr="00C40222">
        <w:rPr>
          <w:lang w:val="en-US"/>
        </w:rPr>
        <w:t xml:space="preserve">Test </w:t>
      </w:r>
      <w:proofErr w:type="spellStart"/>
      <w:r w:rsidRPr="00C40222">
        <w:rPr>
          <w:lang w:val="en-US"/>
        </w:rPr>
        <w:t>faild</w:t>
      </w:r>
      <w:proofErr w:type="spellEnd"/>
      <w:r w:rsidRPr="00C40222">
        <w:rPr>
          <w:lang w:val="en-US"/>
        </w:rPr>
        <w:t>.</w:t>
      </w:r>
    </w:p>
    <w:p w14:paraId="429D1C5F" w14:textId="3C625EC2" w:rsidR="00170BE9" w:rsidRPr="00C40222" w:rsidRDefault="00170BE9" w:rsidP="00170BE9">
      <w:pPr>
        <w:rPr>
          <w:lang w:val="en-US"/>
        </w:rPr>
      </w:pPr>
    </w:p>
    <w:p w14:paraId="2957FF33" w14:textId="77777777" w:rsidR="00DC6A9B" w:rsidRPr="00F55988" w:rsidRDefault="00DC6A9B" w:rsidP="00DC6A9B">
      <w:pPr>
        <w:rPr>
          <w:u w:val="single"/>
          <w:lang w:val="en-US"/>
        </w:rPr>
      </w:pPr>
      <w:r w:rsidRPr="00F55988">
        <w:rPr>
          <w:u w:val="single"/>
          <w:lang w:val="en-US"/>
        </w:rPr>
        <w:t>Expected Result:</w:t>
      </w:r>
    </w:p>
    <w:p w14:paraId="09DBB647" w14:textId="2815AEB9" w:rsidR="00DC6A9B" w:rsidRPr="00C40222" w:rsidRDefault="00DC6A9B" w:rsidP="00DC6A9B">
      <w:pPr>
        <w:pStyle w:val="ListParagraph"/>
        <w:numPr>
          <w:ilvl w:val="0"/>
          <w:numId w:val="21"/>
        </w:numPr>
        <w:rPr>
          <w:lang w:val="en-US"/>
        </w:rPr>
      </w:pPr>
      <w:r w:rsidRPr="00C40222">
        <w:rPr>
          <w:lang w:val="en-US"/>
        </w:rPr>
        <w:t>Status code 404 Not Found</w:t>
      </w:r>
    </w:p>
    <w:p w14:paraId="4CEC85AD" w14:textId="77777777" w:rsidR="00DC6A9B" w:rsidRPr="00C40222" w:rsidRDefault="00DC6A9B" w:rsidP="00DC6A9B">
      <w:pPr>
        <w:pStyle w:val="ListParagraph"/>
        <w:numPr>
          <w:ilvl w:val="0"/>
          <w:numId w:val="21"/>
        </w:numPr>
        <w:rPr>
          <w:lang w:val="en-US"/>
        </w:rPr>
      </w:pPr>
      <w:r w:rsidRPr="00C40222">
        <w:rPr>
          <w:lang w:val="en-US"/>
        </w:rPr>
        <w:t>Response</w:t>
      </w:r>
    </w:p>
    <w:p w14:paraId="28D12D6B" w14:textId="77777777" w:rsidR="00DC6A9B" w:rsidRPr="00C40222" w:rsidRDefault="00DC6A9B" w:rsidP="00DC6A9B">
      <w:pPr>
        <w:rPr>
          <w:lang w:val="en-US"/>
        </w:rPr>
      </w:pPr>
      <w:r w:rsidRPr="00C40222">
        <w:rPr>
          <w:lang w:val="en-US"/>
        </w:rPr>
        <w:t>{</w:t>
      </w:r>
    </w:p>
    <w:p w14:paraId="7BC8271A" w14:textId="77777777" w:rsidR="00DC6A9B" w:rsidRPr="00C40222" w:rsidRDefault="00DC6A9B" w:rsidP="00DC6A9B">
      <w:pPr>
        <w:rPr>
          <w:lang w:val="en-US"/>
        </w:rPr>
      </w:pPr>
      <w:r w:rsidRPr="00C40222">
        <w:rPr>
          <w:lang w:val="en-US"/>
        </w:rPr>
        <w:t xml:space="preserve">    "timestamp": "2024-06-21T09:35:49.293+00:00",</w:t>
      </w:r>
    </w:p>
    <w:p w14:paraId="48910A5A" w14:textId="2A19C329" w:rsidR="00DC6A9B" w:rsidRPr="00C40222" w:rsidRDefault="00DC6A9B" w:rsidP="00DC6A9B">
      <w:pPr>
        <w:rPr>
          <w:lang w:val="en-US"/>
        </w:rPr>
      </w:pPr>
      <w:r w:rsidRPr="00C40222">
        <w:rPr>
          <w:lang w:val="en-US"/>
        </w:rPr>
        <w:t xml:space="preserve">    "status": 404,</w:t>
      </w:r>
    </w:p>
    <w:p w14:paraId="7F470CE9" w14:textId="63146F81" w:rsidR="00DC6A9B" w:rsidRPr="00C40222" w:rsidRDefault="00DC6A9B" w:rsidP="00DC6A9B">
      <w:pPr>
        <w:rPr>
          <w:lang w:val="en-US"/>
        </w:rPr>
      </w:pPr>
      <w:r w:rsidRPr="00C40222">
        <w:rPr>
          <w:lang w:val="en-US"/>
        </w:rPr>
        <w:t xml:space="preserve">    "error": "Not Found",</w:t>
      </w:r>
    </w:p>
    <w:p w14:paraId="63C74E43" w14:textId="4A2D9046" w:rsidR="00DC6A9B" w:rsidRPr="00C40222" w:rsidRDefault="00DC6A9B" w:rsidP="00DC6A9B">
      <w:pPr>
        <w:rPr>
          <w:lang w:val="en-US"/>
        </w:rPr>
      </w:pPr>
      <w:r w:rsidRPr="00C40222">
        <w:rPr>
          <w:lang w:val="en-US"/>
        </w:rPr>
        <w:t xml:space="preserve">    "message": "</w:t>
      </w:r>
      <w:proofErr w:type="gramStart"/>
      <w:r w:rsidRPr="00C40222">
        <w:rPr>
          <w:lang w:val="en-US"/>
        </w:rPr>
        <w:t>Non-existing</w:t>
      </w:r>
      <w:proofErr w:type="gramEnd"/>
      <w:r w:rsidRPr="00C40222">
        <w:rPr>
          <w:lang w:val="en-US"/>
        </w:rPr>
        <w:t xml:space="preserve"> student",</w:t>
      </w:r>
    </w:p>
    <w:p w14:paraId="1CF3DA38" w14:textId="52075F53" w:rsidR="00AC774E" w:rsidRPr="00C40222" w:rsidRDefault="00DC6A9B" w:rsidP="00DC6A9B">
      <w:pPr>
        <w:rPr>
          <w:lang w:val="en-US"/>
        </w:rPr>
      </w:pPr>
      <w:r w:rsidRPr="00C40222">
        <w:rPr>
          <w:lang w:val="en-US"/>
        </w:rPr>
        <w:t xml:space="preserve">    "path": "/</w:t>
      </w:r>
      <w:proofErr w:type="spellStart"/>
      <w:r w:rsidRPr="00C40222">
        <w:rPr>
          <w:lang w:val="en-US"/>
        </w:rPr>
        <w:t>api</w:t>
      </w:r>
      <w:proofErr w:type="spellEnd"/>
      <w:r w:rsidRPr="00C40222">
        <w:rPr>
          <w:lang w:val="en-US"/>
        </w:rPr>
        <w:t>/v1/students/101"</w:t>
      </w:r>
    </w:p>
    <w:p w14:paraId="6DAC4360" w14:textId="100BA168" w:rsidR="00AC774E" w:rsidRPr="00C40222" w:rsidRDefault="00AC774E" w:rsidP="00DC6A9B">
      <w:pPr>
        <w:rPr>
          <w:lang w:val="en-US"/>
        </w:rPr>
      </w:pPr>
      <w:r w:rsidRPr="00C40222">
        <w:rPr>
          <w:lang w:val="en-US"/>
        </w:rPr>
        <w:t>}</w:t>
      </w:r>
    </w:p>
    <w:p w14:paraId="488C841F" w14:textId="77777777" w:rsidR="00AC774E" w:rsidRPr="00C40222" w:rsidRDefault="00AC774E" w:rsidP="00DC6A9B">
      <w:pPr>
        <w:rPr>
          <w:lang w:val="en-US"/>
        </w:rPr>
      </w:pPr>
    </w:p>
    <w:p w14:paraId="3727B3F9" w14:textId="77777777" w:rsidR="00AC774E" w:rsidRDefault="00AC774E" w:rsidP="00DC6A9B">
      <w:pPr>
        <w:rPr>
          <w:lang w:val="en-US"/>
        </w:rPr>
      </w:pPr>
    </w:p>
    <w:p w14:paraId="48EAB751" w14:textId="77777777" w:rsidR="00F55988" w:rsidRPr="00C40222" w:rsidRDefault="00F55988" w:rsidP="00DC6A9B">
      <w:pPr>
        <w:rPr>
          <w:lang w:val="en-US"/>
        </w:rPr>
      </w:pPr>
    </w:p>
    <w:p w14:paraId="4D0870E3" w14:textId="6F876F7F" w:rsidR="00AC774E" w:rsidRPr="00F55988" w:rsidRDefault="00AC774E" w:rsidP="005C6CB8">
      <w:pPr>
        <w:pStyle w:val="Heading2"/>
        <w:rPr>
          <w:lang w:val="en-US"/>
        </w:rPr>
      </w:pPr>
      <w:bookmarkStart w:id="41" w:name="_Toc172283551"/>
      <w:r w:rsidRPr="00C40222">
        <w:rPr>
          <w:lang w:val="en-US"/>
        </w:rPr>
        <w:t xml:space="preserve">006 DELETE all data of all students with the same „Last </w:t>
      </w:r>
      <w:proofErr w:type="gramStart"/>
      <w:r w:rsidRPr="00C40222">
        <w:rPr>
          <w:lang w:val="en-US"/>
        </w:rPr>
        <w:t>Name“</w:t>
      </w:r>
      <w:bookmarkEnd w:id="41"/>
      <w:proofErr w:type="gramEnd"/>
    </w:p>
    <w:p w14:paraId="57DF8BAE" w14:textId="77777777" w:rsidR="00AC774E" w:rsidRPr="00F55988" w:rsidRDefault="00AC774E" w:rsidP="00AC774E">
      <w:pPr>
        <w:rPr>
          <w:u w:val="single"/>
          <w:lang w:val="en-US"/>
        </w:rPr>
      </w:pPr>
      <w:r w:rsidRPr="00F55988">
        <w:rPr>
          <w:u w:val="single"/>
          <w:lang w:val="en-US"/>
        </w:rPr>
        <w:t>Data Preparation:</w:t>
      </w:r>
    </w:p>
    <w:p w14:paraId="35FE7C89" w14:textId="77777777" w:rsidR="00AC774E" w:rsidRPr="00C40222" w:rsidRDefault="00AC774E" w:rsidP="00AC774E">
      <w:pPr>
        <w:rPr>
          <w:lang w:val="en-US"/>
        </w:rPr>
      </w:pPr>
      <w:r w:rsidRPr="00C40222">
        <w:rPr>
          <w:lang w:val="en-US"/>
        </w:rPr>
        <w:t xml:space="preserve">SELECT * FROM student WHERE </w:t>
      </w:r>
      <w:proofErr w:type="spellStart"/>
      <w:r w:rsidRPr="00C40222">
        <w:rPr>
          <w:lang w:val="en-US"/>
        </w:rPr>
        <w:t>last_name</w:t>
      </w:r>
      <w:proofErr w:type="spellEnd"/>
      <w:r w:rsidRPr="00C40222">
        <w:rPr>
          <w:lang w:val="en-US"/>
        </w:rPr>
        <w:t xml:space="preserve"> = “</w:t>
      </w:r>
      <w:proofErr w:type="gramStart"/>
      <w:r w:rsidRPr="00C40222">
        <w:rPr>
          <w:lang w:val="en-US"/>
        </w:rPr>
        <w:t>NEVĚŘÍCÍ“</w:t>
      </w:r>
      <w:proofErr w:type="gramEnd"/>
      <w:r w:rsidRPr="00C40222">
        <w:rPr>
          <w:lang w:val="en-US"/>
        </w:rPr>
        <w:t>;</w:t>
      </w:r>
    </w:p>
    <w:p w14:paraId="7EFC63F0" w14:textId="77777777" w:rsidR="00AC774E" w:rsidRPr="00C40222" w:rsidRDefault="00AC774E" w:rsidP="00AC774E">
      <w:pPr>
        <w:rPr>
          <w:lang w:val="en-US"/>
        </w:rPr>
      </w:pPr>
      <w:r w:rsidRPr="00C40222">
        <w:rPr>
          <w:noProof/>
          <w:lang w:val="en-US"/>
        </w:rPr>
        <w:drawing>
          <wp:inline distT="0" distB="0" distL="0" distR="0" wp14:anchorId="430AA318" wp14:editId="0A1F9CF9">
            <wp:extent cx="3321221" cy="1225613"/>
            <wp:effectExtent l="0" t="0" r="0" b="0"/>
            <wp:docPr id="1130139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45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222">
        <w:rPr>
          <w:lang w:val="en-US"/>
        </w:rPr>
        <w:t xml:space="preserve"> </w:t>
      </w:r>
    </w:p>
    <w:p w14:paraId="3392FC07" w14:textId="77777777" w:rsidR="00AC774E" w:rsidRPr="00C40222" w:rsidRDefault="00AC774E" w:rsidP="00AC774E">
      <w:pPr>
        <w:rPr>
          <w:lang w:val="en-US"/>
        </w:rPr>
      </w:pPr>
    </w:p>
    <w:p w14:paraId="28DB6C8A" w14:textId="77777777" w:rsidR="00AC774E" w:rsidRPr="00F55988" w:rsidRDefault="00AC774E" w:rsidP="00AC774E">
      <w:pPr>
        <w:rPr>
          <w:u w:val="single"/>
          <w:lang w:val="en-US"/>
        </w:rPr>
      </w:pPr>
      <w:r w:rsidRPr="00F55988">
        <w:rPr>
          <w:u w:val="single"/>
          <w:lang w:val="en-US"/>
        </w:rPr>
        <w:lastRenderedPageBreak/>
        <w:t>Steps:</w:t>
      </w:r>
    </w:p>
    <w:p w14:paraId="04DFB55D" w14:textId="77777777" w:rsidR="00AC774E" w:rsidRPr="00C40222" w:rsidRDefault="00AC774E" w:rsidP="00AC774E">
      <w:pPr>
        <w:rPr>
          <w:lang w:val="en-US"/>
        </w:rPr>
      </w:pPr>
      <w:r w:rsidRPr="00C40222">
        <w:rPr>
          <w:lang w:val="en-US"/>
        </w:rPr>
        <w:t xml:space="preserve">DELETE: http://108.143.193.45:8080/api/v1/students/ </w:t>
      </w:r>
      <w:proofErr w:type="spellStart"/>
      <w:r w:rsidRPr="00C40222">
        <w:rPr>
          <w:lang w:val="en-US"/>
        </w:rPr>
        <w:t>last_name</w:t>
      </w:r>
      <w:proofErr w:type="spellEnd"/>
      <w:r w:rsidRPr="00C40222">
        <w:rPr>
          <w:lang w:val="en-US"/>
        </w:rPr>
        <w:t xml:space="preserve"> = “</w:t>
      </w:r>
      <w:proofErr w:type="gramStart"/>
      <w:r w:rsidRPr="00C40222">
        <w:rPr>
          <w:lang w:val="en-US"/>
        </w:rPr>
        <w:t>NEVĚŘÍCÍ“</w:t>
      </w:r>
      <w:proofErr w:type="gramEnd"/>
      <w:r w:rsidRPr="00C40222">
        <w:rPr>
          <w:lang w:val="en-US"/>
        </w:rPr>
        <w:t>;</w:t>
      </w:r>
    </w:p>
    <w:p w14:paraId="1389C923" w14:textId="77777777" w:rsidR="00F55988" w:rsidRDefault="00F55988" w:rsidP="00AC774E">
      <w:pPr>
        <w:rPr>
          <w:u w:val="single"/>
          <w:lang w:val="en-US"/>
        </w:rPr>
      </w:pPr>
    </w:p>
    <w:p w14:paraId="153D725A" w14:textId="39CD4982" w:rsidR="00AC774E" w:rsidRPr="00C40222" w:rsidRDefault="00AC774E" w:rsidP="00AC774E">
      <w:pPr>
        <w:rPr>
          <w:u w:val="single"/>
          <w:lang w:val="en-US"/>
        </w:rPr>
      </w:pPr>
      <w:r w:rsidRPr="00C40222">
        <w:rPr>
          <w:u w:val="single"/>
          <w:lang w:val="en-US"/>
        </w:rPr>
        <w:t>Expected result:</w:t>
      </w:r>
    </w:p>
    <w:p w14:paraId="715897B2" w14:textId="77777777" w:rsidR="00AC774E" w:rsidRPr="00C40222" w:rsidRDefault="00AC774E" w:rsidP="00F55988">
      <w:pPr>
        <w:pStyle w:val="ListParagraph"/>
        <w:numPr>
          <w:ilvl w:val="0"/>
          <w:numId w:val="76"/>
        </w:numPr>
        <w:spacing w:line="360" w:lineRule="auto"/>
        <w:jc w:val="both"/>
        <w:rPr>
          <w:lang w:val="en-US"/>
        </w:rPr>
      </w:pPr>
      <w:r w:rsidRPr="00C40222">
        <w:rPr>
          <w:lang w:val="en-US"/>
        </w:rPr>
        <w:t>Status code 400 Bad Request</w:t>
      </w:r>
    </w:p>
    <w:p w14:paraId="6EC07FEC" w14:textId="77777777" w:rsidR="00AC774E" w:rsidRPr="00C40222" w:rsidRDefault="00AC774E" w:rsidP="00F55988">
      <w:pPr>
        <w:pStyle w:val="ListParagraph"/>
        <w:numPr>
          <w:ilvl w:val="0"/>
          <w:numId w:val="76"/>
        </w:numPr>
        <w:jc w:val="both"/>
        <w:rPr>
          <w:lang w:val="en-US"/>
        </w:rPr>
      </w:pPr>
      <w:r w:rsidRPr="00C40222">
        <w:rPr>
          <w:lang w:val="en-US"/>
        </w:rPr>
        <w:t xml:space="preserve">Response </w:t>
      </w:r>
    </w:p>
    <w:p w14:paraId="69F86F1A" w14:textId="77777777" w:rsidR="00AC774E" w:rsidRPr="00C40222" w:rsidRDefault="00AC774E" w:rsidP="00AC774E">
      <w:pPr>
        <w:ind w:left="360"/>
        <w:jc w:val="both"/>
        <w:rPr>
          <w:lang w:val="en-US"/>
        </w:rPr>
      </w:pPr>
      <w:r w:rsidRPr="00C40222">
        <w:rPr>
          <w:lang w:val="en-US"/>
        </w:rPr>
        <w:t>Message: More than one student with the same LAST Name exists. Please use specific student ID.</w:t>
      </w:r>
    </w:p>
    <w:p w14:paraId="7ACB27B6" w14:textId="77777777" w:rsidR="00AC774E" w:rsidRPr="00C40222" w:rsidRDefault="00AC774E" w:rsidP="00AC774E">
      <w:pPr>
        <w:ind w:left="360"/>
        <w:jc w:val="both"/>
        <w:rPr>
          <w:lang w:val="en-US"/>
        </w:rPr>
      </w:pPr>
    </w:p>
    <w:p w14:paraId="5EBF6734" w14:textId="0FCA2CA9" w:rsidR="00AC774E" w:rsidRPr="00F55988" w:rsidRDefault="00090F70" w:rsidP="00AC774E">
      <w:pPr>
        <w:rPr>
          <w:u w:val="single"/>
          <w:lang w:val="en-US"/>
        </w:rPr>
      </w:pPr>
      <w:r w:rsidRPr="00F55988">
        <w:rPr>
          <w:u w:val="single"/>
          <w:lang w:val="en-US"/>
        </w:rPr>
        <w:t>Reproduction steps</w:t>
      </w:r>
      <w:r w:rsidR="00AC774E" w:rsidRPr="00F55988">
        <w:rPr>
          <w:u w:val="single"/>
          <w:lang w:val="en-US"/>
        </w:rPr>
        <w:t>:</w:t>
      </w:r>
    </w:p>
    <w:p w14:paraId="6FE719EB" w14:textId="77777777" w:rsidR="00AC774E" w:rsidRPr="00C40222" w:rsidRDefault="00AC774E" w:rsidP="00090F70">
      <w:pPr>
        <w:pStyle w:val="ListParagraph"/>
        <w:numPr>
          <w:ilvl w:val="0"/>
          <w:numId w:val="27"/>
        </w:numPr>
        <w:rPr>
          <w:lang w:val="en-US"/>
        </w:rPr>
      </w:pPr>
      <w:r w:rsidRPr="00C40222">
        <w:rPr>
          <w:lang w:val="en-US"/>
        </w:rPr>
        <w:t xml:space="preserve">DELETE: http://108.143.193.45:8080/api/v1/students/ </w:t>
      </w:r>
      <w:proofErr w:type="spellStart"/>
      <w:r w:rsidRPr="00C40222">
        <w:rPr>
          <w:lang w:val="en-US"/>
        </w:rPr>
        <w:t>last_name</w:t>
      </w:r>
      <w:proofErr w:type="spellEnd"/>
      <w:r w:rsidRPr="00C40222">
        <w:rPr>
          <w:lang w:val="en-US"/>
        </w:rPr>
        <w:t xml:space="preserve"> = “</w:t>
      </w:r>
      <w:proofErr w:type="gramStart"/>
      <w:r w:rsidRPr="00C40222">
        <w:rPr>
          <w:lang w:val="en-US"/>
        </w:rPr>
        <w:t>NEVĚŘÍCÍ“</w:t>
      </w:r>
      <w:proofErr w:type="gramEnd"/>
    </w:p>
    <w:p w14:paraId="0FDA3905" w14:textId="77777777" w:rsidR="00AC774E" w:rsidRPr="00C40222" w:rsidRDefault="00AC774E" w:rsidP="00090F70">
      <w:pPr>
        <w:pStyle w:val="ListParagraph"/>
        <w:numPr>
          <w:ilvl w:val="0"/>
          <w:numId w:val="27"/>
        </w:numPr>
        <w:rPr>
          <w:lang w:val="en-US"/>
        </w:rPr>
      </w:pPr>
      <w:r w:rsidRPr="00C40222">
        <w:rPr>
          <w:lang w:val="en-US"/>
        </w:rPr>
        <w:t xml:space="preserve">Press button </w:t>
      </w:r>
      <w:proofErr w:type="gramStart"/>
      <w:r w:rsidRPr="00C40222">
        <w:rPr>
          <w:lang w:val="en-US"/>
        </w:rPr>
        <w:t>SEND</w:t>
      </w:r>
      <w:proofErr w:type="gramEnd"/>
    </w:p>
    <w:p w14:paraId="2094D5EF" w14:textId="77777777" w:rsidR="00F55988" w:rsidRDefault="00F55988" w:rsidP="00AC774E">
      <w:pPr>
        <w:rPr>
          <w:u w:val="single"/>
          <w:lang w:val="en-US"/>
        </w:rPr>
      </w:pPr>
    </w:p>
    <w:p w14:paraId="41CA36FA" w14:textId="27F5ED14" w:rsidR="00AC774E" w:rsidRPr="00F55988" w:rsidRDefault="00090F70" w:rsidP="00AC774E">
      <w:pPr>
        <w:rPr>
          <w:u w:val="single"/>
          <w:lang w:val="en-US"/>
        </w:rPr>
      </w:pPr>
      <w:r w:rsidRPr="00F55988">
        <w:rPr>
          <w:u w:val="single"/>
          <w:lang w:val="en-US"/>
        </w:rPr>
        <w:t>Actual Result</w:t>
      </w:r>
      <w:r w:rsidR="00AC774E" w:rsidRPr="00F55988">
        <w:rPr>
          <w:u w:val="single"/>
          <w:lang w:val="en-US"/>
        </w:rPr>
        <w:t>:</w:t>
      </w:r>
    </w:p>
    <w:p w14:paraId="05ABFD93" w14:textId="77777777" w:rsidR="00AC774E" w:rsidRPr="00C40222" w:rsidRDefault="00AC774E" w:rsidP="00090F70">
      <w:pPr>
        <w:pStyle w:val="ListParagraph"/>
        <w:numPr>
          <w:ilvl w:val="0"/>
          <w:numId w:val="28"/>
        </w:numPr>
        <w:rPr>
          <w:lang w:val="en-US"/>
        </w:rPr>
      </w:pPr>
      <w:r w:rsidRPr="00C40222">
        <w:rPr>
          <w:lang w:val="en-US"/>
        </w:rPr>
        <w:t>Status code 400 Bad Request</w:t>
      </w:r>
    </w:p>
    <w:p w14:paraId="322BA155" w14:textId="77777777" w:rsidR="00AC774E" w:rsidRPr="00C40222" w:rsidRDefault="00AC774E" w:rsidP="00090F70">
      <w:pPr>
        <w:pStyle w:val="ListParagraph"/>
        <w:numPr>
          <w:ilvl w:val="0"/>
          <w:numId w:val="28"/>
        </w:numPr>
        <w:rPr>
          <w:lang w:val="en-US"/>
        </w:rPr>
      </w:pPr>
      <w:r w:rsidRPr="00C40222">
        <w:rPr>
          <w:lang w:val="en-US"/>
        </w:rPr>
        <w:t>Response</w:t>
      </w:r>
    </w:p>
    <w:p w14:paraId="4ED904CE" w14:textId="77777777" w:rsidR="00AC774E" w:rsidRPr="00C40222" w:rsidRDefault="00AC774E" w:rsidP="00AC774E">
      <w:pPr>
        <w:rPr>
          <w:lang w:val="en-US"/>
        </w:rPr>
      </w:pPr>
      <w:r w:rsidRPr="00C40222">
        <w:rPr>
          <w:lang w:val="en-US"/>
        </w:rPr>
        <w:t>{</w:t>
      </w:r>
    </w:p>
    <w:p w14:paraId="769A4540" w14:textId="77777777" w:rsidR="00AC774E" w:rsidRPr="00C40222" w:rsidRDefault="00AC774E" w:rsidP="00AC774E">
      <w:pPr>
        <w:rPr>
          <w:lang w:val="en-US"/>
        </w:rPr>
      </w:pPr>
      <w:r w:rsidRPr="00C40222">
        <w:rPr>
          <w:lang w:val="en-US"/>
        </w:rPr>
        <w:t xml:space="preserve">    "timestamp": "2024-06-21T09:53:50.880+00:00",</w:t>
      </w:r>
    </w:p>
    <w:p w14:paraId="175F901A" w14:textId="77777777" w:rsidR="00AC774E" w:rsidRPr="00C40222" w:rsidRDefault="00AC774E" w:rsidP="00AC774E">
      <w:pPr>
        <w:rPr>
          <w:lang w:val="en-US"/>
        </w:rPr>
      </w:pPr>
      <w:r w:rsidRPr="00C40222">
        <w:rPr>
          <w:lang w:val="en-US"/>
        </w:rPr>
        <w:t xml:space="preserve">    "status": 400,</w:t>
      </w:r>
    </w:p>
    <w:p w14:paraId="482805FE" w14:textId="77777777" w:rsidR="00AC774E" w:rsidRPr="00C40222" w:rsidRDefault="00AC774E" w:rsidP="00AC774E">
      <w:pPr>
        <w:rPr>
          <w:lang w:val="en-US"/>
        </w:rPr>
      </w:pPr>
      <w:r w:rsidRPr="00C40222">
        <w:rPr>
          <w:lang w:val="en-US"/>
        </w:rPr>
        <w:t xml:space="preserve">    "error": "Bad Request",</w:t>
      </w:r>
    </w:p>
    <w:p w14:paraId="427AC53A" w14:textId="77777777" w:rsidR="00AC774E" w:rsidRPr="00C40222" w:rsidRDefault="00AC774E" w:rsidP="00AC774E">
      <w:pPr>
        <w:rPr>
          <w:lang w:val="en-US"/>
        </w:rPr>
      </w:pPr>
      <w:r w:rsidRPr="00C40222">
        <w:rPr>
          <w:lang w:val="en-US"/>
        </w:rPr>
        <w:t xml:space="preserve">    "message": "",</w:t>
      </w:r>
    </w:p>
    <w:p w14:paraId="7AED27BF" w14:textId="77777777" w:rsidR="00AC774E" w:rsidRPr="00C40222" w:rsidRDefault="00AC774E" w:rsidP="00AC774E">
      <w:pPr>
        <w:rPr>
          <w:lang w:val="en-US"/>
        </w:rPr>
      </w:pPr>
      <w:r w:rsidRPr="00C40222">
        <w:rPr>
          <w:lang w:val="en-US"/>
        </w:rPr>
        <w:t xml:space="preserve">    "path": "/api/v1/students/last_name%20=%20%22NEV%C4%9A%C5%98%C3%8DC%C3%8D%22;"</w:t>
      </w:r>
    </w:p>
    <w:p w14:paraId="0F7A6787" w14:textId="77777777" w:rsidR="0071139E" w:rsidRPr="00C40222" w:rsidRDefault="00AC774E" w:rsidP="00AC774E">
      <w:pPr>
        <w:rPr>
          <w:lang w:val="en-US"/>
        </w:rPr>
      </w:pPr>
      <w:r w:rsidRPr="00C40222">
        <w:rPr>
          <w:lang w:val="en-US"/>
        </w:rPr>
        <w:t>}</w:t>
      </w:r>
    </w:p>
    <w:p w14:paraId="771AB6E1" w14:textId="7D8C6E8F" w:rsidR="00AC774E" w:rsidRPr="00C40222" w:rsidRDefault="00AC774E" w:rsidP="00AC774E">
      <w:pPr>
        <w:rPr>
          <w:lang w:val="en-US"/>
        </w:rPr>
      </w:pPr>
      <w:r w:rsidRPr="00C40222">
        <w:rPr>
          <w:noProof/>
          <w:lang w:val="en-US"/>
        </w:rPr>
        <w:drawing>
          <wp:inline distT="0" distB="0" distL="0" distR="0" wp14:anchorId="79D5BA58" wp14:editId="0771B4CF">
            <wp:extent cx="4297880" cy="2501900"/>
            <wp:effectExtent l="0" t="0" r="7620" b="0"/>
            <wp:docPr id="1219062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656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3123" cy="250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4F43" w14:textId="77777777" w:rsidR="00AC774E" w:rsidRPr="00C40222" w:rsidRDefault="00AC774E" w:rsidP="00AC774E">
      <w:pPr>
        <w:rPr>
          <w:lang w:val="en-US"/>
        </w:rPr>
      </w:pPr>
      <w:r w:rsidRPr="00C40222">
        <w:rPr>
          <w:lang w:val="en-US"/>
        </w:rPr>
        <w:t xml:space="preserve">Test </w:t>
      </w:r>
      <w:proofErr w:type="spellStart"/>
      <w:r w:rsidRPr="00C40222">
        <w:rPr>
          <w:lang w:val="en-US"/>
        </w:rPr>
        <w:t>faild</w:t>
      </w:r>
      <w:proofErr w:type="spellEnd"/>
      <w:r w:rsidRPr="00C40222">
        <w:rPr>
          <w:lang w:val="en-US"/>
        </w:rPr>
        <w:t>.</w:t>
      </w:r>
    </w:p>
    <w:p w14:paraId="0DDC0684" w14:textId="77777777" w:rsidR="00F55988" w:rsidRDefault="00F55988" w:rsidP="00090F70">
      <w:pPr>
        <w:rPr>
          <w:u w:val="single"/>
          <w:lang w:val="en-US"/>
        </w:rPr>
      </w:pPr>
    </w:p>
    <w:p w14:paraId="3F5A734E" w14:textId="30321F00" w:rsidR="00090F70" w:rsidRPr="00F55988" w:rsidRDefault="00090F70" w:rsidP="00090F70">
      <w:pPr>
        <w:rPr>
          <w:u w:val="single"/>
          <w:lang w:val="en-US"/>
        </w:rPr>
      </w:pPr>
      <w:r w:rsidRPr="00F55988">
        <w:rPr>
          <w:u w:val="single"/>
          <w:lang w:val="en-US"/>
        </w:rPr>
        <w:t>Expected result:</w:t>
      </w:r>
    </w:p>
    <w:p w14:paraId="0C065AB2" w14:textId="77777777" w:rsidR="00090F70" w:rsidRPr="00C40222" w:rsidRDefault="00090F70" w:rsidP="00090F70">
      <w:pPr>
        <w:pStyle w:val="ListParagraph"/>
        <w:numPr>
          <w:ilvl w:val="0"/>
          <w:numId w:val="29"/>
        </w:numPr>
        <w:rPr>
          <w:lang w:val="en-US"/>
        </w:rPr>
      </w:pPr>
      <w:r w:rsidRPr="00C40222">
        <w:rPr>
          <w:lang w:val="en-US"/>
        </w:rPr>
        <w:t>Status code 400 Bad Request</w:t>
      </w:r>
    </w:p>
    <w:p w14:paraId="6AD20C98" w14:textId="77777777" w:rsidR="00090F70" w:rsidRPr="00C40222" w:rsidRDefault="00090F70" w:rsidP="00090F70">
      <w:pPr>
        <w:pStyle w:val="ListParagraph"/>
        <w:numPr>
          <w:ilvl w:val="0"/>
          <w:numId w:val="29"/>
        </w:numPr>
        <w:rPr>
          <w:lang w:val="en-US"/>
        </w:rPr>
      </w:pPr>
      <w:r w:rsidRPr="00C40222">
        <w:rPr>
          <w:lang w:val="en-US"/>
        </w:rPr>
        <w:t>Response</w:t>
      </w:r>
    </w:p>
    <w:p w14:paraId="173A0A53" w14:textId="77777777" w:rsidR="00090F70" w:rsidRPr="00C40222" w:rsidRDefault="00090F70" w:rsidP="00090F70">
      <w:pPr>
        <w:rPr>
          <w:lang w:val="en-US"/>
        </w:rPr>
      </w:pPr>
      <w:r w:rsidRPr="00C40222">
        <w:rPr>
          <w:lang w:val="en-US"/>
        </w:rPr>
        <w:t>{</w:t>
      </w:r>
    </w:p>
    <w:p w14:paraId="28AAC33B" w14:textId="77777777" w:rsidR="00090F70" w:rsidRPr="00C40222" w:rsidRDefault="00090F70" w:rsidP="00090F70">
      <w:pPr>
        <w:rPr>
          <w:lang w:val="en-US"/>
        </w:rPr>
      </w:pPr>
      <w:r w:rsidRPr="00C40222">
        <w:rPr>
          <w:lang w:val="en-US"/>
        </w:rPr>
        <w:t xml:space="preserve">    "timestamp": "2024-06-21T09:53:50.880+00:00",</w:t>
      </w:r>
    </w:p>
    <w:p w14:paraId="3A10874D" w14:textId="77777777" w:rsidR="00090F70" w:rsidRPr="00C40222" w:rsidRDefault="00090F70" w:rsidP="00090F70">
      <w:pPr>
        <w:rPr>
          <w:lang w:val="en-US"/>
        </w:rPr>
      </w:pPr>
      <w:r w:rsidRPr="00C40222">
        <w:rPr>
          <w:lang w:val="en-US"/>
        </w:rPr>
        <w:t xml:space="preserve">    "status": 400,</w:t>
      </w:r>
    </w:p>
    <w:p w14:paraId="272358C9" w14:textId="77777777" w:rsidR="00090F70" w:rsidRPr="00C40222" w:rsidRDefault="00090F70" w:rsidP="00090F70">
      <w:pPr>
        <w:rPr>
          <w:lang w:val="en-US"/>
        </w:rPr>
      </w:pPr>
      <w:r w:rsidRPr="00C40222">
        <w:rPr>
          <w:lang w:val="en-US"/>
        </w:rPr>
        <w:t xml:space="preserve">    "error": "Bad Request",</w:t>
      </w:r>
    </w:p>
    <w:p w14:paraId="1211D942" w14:textId="37D1A5B6" w:rsidR="00090F70" w:rsidRPr="00C40222" w:rsidRDefault="00090F70" w:rsidP="00090F70">
      <w:pPr>
        <w:rPr>
          <w:lang w:val="en-US"/>
        </w:rPr>
      </w:pPr>
      <w:r w:rsidRPr="00C40222">
        <w:rPr>
          <w:lang w:val="en-US"/>
        </w:rPr>
        <w:lastRenderedPageBreak/>
        <w:t xml:space="preserve">    "message": "To be able to delete data of a student it is necessary to use related </w:t>
      </w:r>
      <w:proofErr w:type="spellStart"/>
      <w:r w:rsidRPr="00C40222">
        <w:rPr>
          <w:lang w:val="en-US"/>
        </w:rPr>
        <w:t>sudent’s</w:t>
      </w:r>
      <w:proofErr w:type="spellEnd"/>
      <w:r w:rsidRPr="00C40222">
        <w:rPr>
          <w:lang w:val="en-US"/>
        </w:rPr>
        <w:t xml:space="preserve"> ID",</w:t>
      </w:r>
    </w:p>
    <w:p w14:paraId="51C88255" w14:textId="77777777" w:rsidR="00090F70" w:rsidRPr="00C40222" w:rsidRDefault="00090F70" w:rsidP="00090F70">
      <w:pPr>
        <w:rPr>
          <w:lang w:val="en-US"/>
        </w:rPr>
      </w:pPr>
      <w:r w:rsidRPr="00C40222">
        <w:rPr>
          <w:lang w:val="en-US"/>
        </w:rPr>
        <w:t xml:space="preserve">    "path": "/api/v1/students/last_name%20=%20%22NEV%C4%9A%C5%98%C3%8DC%C3%8D%22;"</w:t>
      </w:r>
    </w:p>
    <w:p w14:paraId="19B1D8D8" w14:textId="4050F9D0" w:rsidR="00AC774E" w:rsidRPr="00C40222" w:rsidRDefault="0071139E" w:rsidP="00DC6A9B">
      <w:pPr>
        <w:rPr>
          <w:lang w:val="en-US"/>
        </w:rPr>
      </w:pPr>
      <w:r w:rsidRPr="00C40222">
        <w:rPr>
          <w:lang w:val="en-US"/>
        </w:rPr>
        <w:t>}</w:t>
      </w:r>
    </w:p>
    <w:p w14:paraId="515943F2" w14:textId="77777777" w:rsidR="00DC6A9B" w:rsidRPr="00C40222" w:rsidRDefault="00DC6A9B" w:rsidP="00170BE9">
      <w:pPr>
        <w:rPr>
          <w:lang w:val="en-US"/>
        </w:rPr>
      </w:pPr>
    </w:p>
    <w:p w14:paraId="65EB8EA2" w14:textId="77777777" w:rsidR="0042456E" w:rsidRDefault="0042456E" w:rsidP="005C6CB8">
      <w:pPr>
        <w:pStyle w:val="Heading2"/>
        <w:rPr>
          <w:lang w:val="en-US"/>
        </w:rPr>
      </w:pPr>
      <w:bookmarkStart w:id="42" w:name="_Toc172283552"/>
      <w:r w:rsidRPr="00C40222">
        <w:rPr>
          <w:lang w:val="en-US"/>
        </w:rPr>
        <w:t xml:space="preserve">007 Abstract:  Add a new student to the </w:t>
      </w:r>
      <w:proofErr w:type="gramStart"/>
      <w:r w:rsidRPr="00C40222">
        <w:rPr>
          <w:lang w:val="en-US"/>
        </w:rPr>
        <w:t>database</w:t>
      </w:r>
      <w:bookmarkEnd w:id="42"/>
      <w:proofErr w:type="gramEnd"/>
    </w:p>
    <w:p w14:paraId="18CBB7E4" w14:textId="77777777" w:rsidR="0042456E" w:rsidRPr="00F55988" w:rsidRDefault="0042456E" w:rsidP="0042456E">
      <w:pPr>
        <w:rPr>
          <w:u w:val="single"/>
          <w:lang w:val="en-US"/>
        </w:rPr>
      </w:pPr>
      <w:r w:rsidRPr="00F55988">
        <w:rPr>
          <w:u w:val="single"/>
          <w:lang w:val="en-US"/>
        </w:rPr>
        <w:t>Data preparation:</w:t>
      </w:r>
    </w:p>
    <w:p w14:paraId="5A5A73E7" w14:textId="435C7DC9" w:rsidR="0042456E" w:rsidRDefault="0042456E" w:rsidP="0042456E">
      <w:pPr>
        <w:rPr>
          <w:lang w:val="en-US"/>
        </w:rPr>
      </w:pPr>
      <w:r w:rsidRPr="00DF658E">
        <w:rPr>
          <w:lang w:val="en-US"/>
        </w:rPr>
        <w:t>POST</w:t>
      </w:r>
      <w:r>
        <w:rPr>
          <w:lang w:val="en-US"/>
        </w:rPr>
        <w:t xml:space="preserve"> – create new student Marek Benda, </w:t>
      </w:r>
      <w:hyperlink r:id="rId46" w:history="1">
        <w:r w:rsidR="00623CC1" w:rsidRPr="00841B5B">
          <w:rPr>
            <w:rStyle w:val="Hyperlink"/>
            <w:lang w:val="en-US"/>
          </w:rPr>
          <w:t>marek.benda@seznam.cz</w:t>
        </w:r>
      </w:hyperlink>
      <w:r>
        <w:rPr>
          <w:lang w:val="en-US"/>
        </w:rPr>
        <w:t xml:space="preserve">, 22 </w:t>
      </w:r>
      <w:proofErr w:type="gramStart"/>
      <w:r>
        <w:rPr>
          <w:lang w:val="en-US"/>
        </w:rPr>
        <w:t>let</w:t>
      </w:r>
      <w:proofErr w:type="gramEnd"/>
    </w:p>
    <w:p w14:paraId="4A8C95E8" w14:textId="77777777" w:rsidR="00623CC1" w:rsidRDefault="00623CC1" w:rsidP="00623CC1">
      <w:pPr>
        <w:rPr>
          <w:lang w:val="en-US"/>
        </w:rPr>
      </w:pPr>
      <w:r>
        <w:rPr>
          <w:lang w:val="en-US"/>
        </w:rPr>
        <w:t xml:space="preserve">Conditions: </w:t>
      </w:r>
    </w:p>
    <w:p w14:paraId="0E5FC2CC" w14:textId="77777777" w:rsidR="00623CC1" w:rsidRDefault="00623CC1" w:rsidP="00623CC1">
      <w:pPr>
        <w:pStyle w:val="ListParagraph"/>
        <w:numPr>
          <w:ilvl w:val="0"/>
          <w:numId w:val="34"/>
        </w:numPr>
        <w:rPr>
          <w:lang w:val="en-US"/>
        </w:rPr>
      </w:pPr>
      <w:r w:rsidRPr="00E7704D">
        <w:rPr>
          <w:lang w:val="en-US"/>
        </w:rPr>
        <w:t xml:space="preserve">all data are </w:t>
      </w:r>
      <w:proofErr w:type="spellStart"/>
      <w:r w:rsidRPr="00E7704D">
        <w:rPr>
          <w:lang w:val="en-US"/>
        </w:rPr>
        <w:t>manatory</w:t>
      </w:r>
      <w:proofErr w:type="spellEnd"/>
      <w:r w:rsidRPr="00E7704D">
        <w:rPr>
          <w:lang w:val="en-US"/>
        </w:rPr>
        <w:t xml:space="preserve"> (</w:t>
      </w:r>
      <w:proofErr w:type="spellStart"/>
      <w:r w:rsidRPr="00E7704D">
        <w:rPr>
          <w:lang w:val="en-US"/>
        </w:rPr>
        <w:t>firstName</w:t>
      </w:r>
      <w:proofErr w:type="spellEnd"/>
      <w:r w:rsidRPr="00E7704D">
        <w:rPr>
          <w:lang w:val="en-US"/>
        </w:rPr>
        <w:t xml:space="preserve">, </w:t>
      </w:r>
      <w:proofErr w:type="spellStart"/>
      <w:r w:rsidRPr="00E7704D">
        <w:rPr>
          <w:lang w:val="en-US"/>
        </w:rPr>
        <w:t>lastName</w:t>
      </w:r>
      <w:proofErr w:type="spellEnd"/>
      <w:r w:rsidRPr="00E7704D">
        <w:rPr>
          <w:lang w:val="en-US"/>
        </w:rPr>
        <w:t>, email, age)</w:t>
      </w:r>
    </w:p>
    <w:p w14:paraId="0AC0B39A" w14:textId="1DA3DAEB" w:rsidR="00623CC1" w:rsidRDefault="00623CC1" w:rsidP="00623CC1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all data are saved as </w:t>
      </w:r>
      <w:proofErr w:type="gramStart"/>
      <w:r w:rsidR="00F2559E">
        <w:rPr>
          <w:lang w:val="en-US"/>
        </w:rPr>
        <w:t>lowercase</w:t>
      </w:r>
      <w:proofErr w:type="gramEnd"/>
    </w:p>
    <w:p w14:paraId="7F54FFD5" w14:textId="6D0B10C2" w:rsidR="00F2559E" w:rsidRPr="00E7704D" w:rsidRDefault="00F848DB" w:rsidP="00623CC1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possible age 1 - 150</w:t>
      </w:r>
    </w:p>
    <w:p w14:paraId="3C6D5CC4" w14:textId="77777777" w:rsidR="00623CC1" w:rsidRDefault="00623CC1" w:rsidP="0042456E">
      <w:pPr>
        <w:rPr>
          <w:lang w:val="en-US"/>
        </w:rPr>
      </w:pPr>
    </w:p>
    <w:p w14:paraId="5B1D4919" w14:textId="77777777" w:rsidR="0042456E" w:rsidRPr="00F55988" w:rsidRDefault="0042456E" w:rsidP="0042456E">
      <w:pPr>
        <w:rPr>
          <w:u w:val="single"/>
          <w:lang w:val="en-US"/>
        </w:rPr>
      </w:pPr>
      <w:r w:rsidRPr="00F55988">
        <w:rPr>
          <w:u w:val="single"/>
          <w:lang w:val="en-US"/>
        </w:rPr>
        <w:t>Steps:</w:t>
      </w:r>
    </w:p>
    <w:p w14:paraId="0D8A184E" w14:textId="77777777" w:rsidR="0042456E" w:rsidRDefault="0042456E" w:rsidP="0002782D">
      <w:pPr>
        <w:pStyle w:val="ListParagraph"/>
        <w:numPr>
          <w:ilvl w:val="0"/>
          <w:numId w:val="57"/>
        </w:numPr>
        <w:rPr>
          <w:lang w:val="en-US"/>
        </w:rPr>
      </w:pPr>
      <w:r>
        <w:rPr>
          <w:lang w:val="en-US"/>
        </w:rPr>
        <w:t xml:space="preserve">POST </w:t>
      </w:r>
      <w:hyperlink r:id="rId47" w:history="1">
        <w:r w:rsidRPr="00841B5B">
          <w:rPr>
            <w:rStyle w:val="Hyperlink"/>
            <w:lang w:val="en-US"/>
          </w:rPr>
          <w:t>http://108.143.193.45:8080/api/v1/students/</w:t>
        </w:r>
      </w:hyperlink>
    </w:p>
    <w:p w14:paraId="05D3221C" w14:textId="77777777" w:rsidR="0042456E" w:rsidRDefault="0042456E" w:rsidP="0002782D">
      <w:pPr>
        <w:pStyle w:val="ListParagraph"/>
        <w:numPr>
          <w:ilvl w:val="0"/>
          <w:numId w:val="57"/>
        </w:numPr>
        <w:rPr>
          <w:lang w:val="en-US"/>
        </w:rPr>
      </w:pPr>
      <w:r>
        <w:rPr>
          <w:lang w:val="en-US"/>
        </w:rPr>
        <w:t>Body + raw + JSON</w:t>
      </w:r>
    </w:p>
    <w:p w14:paraId="0FD04160" w14:textId="77777777" w:rsidR="0042456E" w:rsidRPr="00753545" w:rsidRDefault="0042456E" w:rsidP="0042456E">
      <w:pPr>
        <w:ind w:left="360"/>
        <w:jc w:val="both"/>
        <w:rPr>
          <w:lang w:val="en-US"/>
        </w:rPr>
      </w:pPr>
      <w:r w:rsidRPr="00753545">
        <w:rPr>
          <w:lang w:val="en-US"/>
        </w:rPr>
        <w:t>{</w:t>
      </w:r>
    </w:p>
    <w:p w14:paraId="4368B201" w14:textId="77777777" w:rsidR="0042456E" w:rsidRPr="00C40222" w:rsidRDefault="0042456E" w:rsidP="0042456E">
      <w:pPr>
        <w:ind w:left="360"/>
        <w:rPr>
          <w:lang w:val="en-US"/>
        </w:rPr>
      </w:pPr>
      <w:r w:rsidRPr="00C40222">
        <w:rPr>
          <w:lang w:val="en-US"/>
        </w:rPr>
        <w:t>"</w:t>
      </w:r>
      <w:proofErr w:type="spellStart"/>
      <w:r w:rsidRPr="00C40222">
        <w:rPr>
          <w:lang w:val="en-US"/>
        </w:rPr>
        <w:t>firstName</w:t>
      </w:r>
      <w:proofErr w:type="spellEnd"/>
      <w:r w:rsidRPr="00C40222">
        <w:rPr>
          <w:lang w:val="en-US"/>
        </w:rPr>
        <w:t>":  "</w:t>
      </w:r>
      <w:r>
        <w:rPr>
          <w:lang w:val="en-US"/>
        </w:rPr>
        <w:t>Marek</w:t>
      </w:r>
      <w:r w:rsidRPr="00C40222">
        <w:rPr>
          <w:lang w:val="en-US"/>
        </w:rPr>
        <w:t>",</w:t>
      </w:r>
    </w:p>
    <w:p w14:paraId="228197B2" w14:textId="77777777" w:rsidR="0042456E" w:rsidRPr="00C40222" w:rsidRDefault="0042456E" w:rsidP="0042456E">
      <w:pPr>
        <w:ind w:left="360"/>
        <w:rPr>
          <w:lang w:val="en-US"/>
        </w:rPr>
      </w:pPr>
      <w:r w:rsidRPr="00C40222">
        <w:rPr>
          <w:lang w:val="en-US"/>
        </w:rPr>
        <w:t>"</w:t>
      </w:r>
      <w:proofErr w:type="spellStart"/>
      <w:r w:rsidRPr="00C40222">
        <w:rPr>
          <w:lang w:val="en-US"/>
        </w:rPr>
        <w:t>lastName</w:t>
      </w:r>
      <w:proofErr w:type="spellEnd"/>
      <w:r w:rsidRPr="00C40222">
        <w:rPr>
          <w:lang w:val="en-US"/>
        </w:rPr>
        <w:t>": "</w:t>
      </w:r>
      <w:r>
        <w:rPr>
          <w:lang w:val="en-US"/>
        </w:rPr>
        <w:t>Benda</w:t>
      </w:r>
      <w:r w:rsidRPr="00C40222">
        <w:rPr>
          <w:lang w:val="en-US"/>
        </w:rPr>
        <w:t>",</w:t>
      </w:r>
    </w:p>
    <w:p w14:paraId="60A55E81" w14:textId="17D58A13" w:rsidR="0042456E" w:rsidRPr="00C40222" w:rsidRDefault="0042456E" w:rsidP="0042456E">
      <w:pPr>
        <w:ind w:left="360"/>
        <w:rPr>
          <w:lang w:val="en-US"/>
        </w:rPr>
      </w:pPr>
      <w:r w:rsidRPr="00C40222">
        <w:rPr>
          <w:lang w:val="en-US"/>
        </w:rPr>
        <w:t>"email":  "</w:t>
      </w:r>
      <w:hyperlink r:id="rId48" w:history="1">
        <w:r w:rsidR="00623CC1" w:rsidRPr="00841B5B">
          <w:rPr>
            <w:rStyle w:val="Hyperlink"/>
            <w:lang w:val="en-US"/>
          </w:rPr>
          <w:t>marek.benda@seznam.cz</w:t>
        </w:r>
      </w:hyperlink>
      <w:r w:rsidRPr="00C40222">
        <w:rPr>
          <w:lang w:val="en-US"/>
        </w:rPr>
        <w:t>",</w:t>
      </w:r>
    </w:p>
    <w:p w14:paraId="432768B5" w14:textId="77777777" w:rsidR="0042456E" w:rsidRPr="00C40222" w:rsidRDefault="0042456E" w:rsidP="0042456E">
      <w:pPr>
        <w:ind w:left="360"/>
        <w:rPr>
          <w:lang w:val="en-US"/>
        </w:rPr>
      </w:pPr>
      <w:r w:rsidRPr="00C40222">
        <w:rPr>
          <w:lang w:val="en-US"/>
        </w:rPr>
        <w:t>"age":  "</w:t>
      </w:r>
      <w:r>
        <w:rPr>
          <w:lang w:val="en-US"/>
        </w:rPr>
        <w:t>22</w:t>
      </w:r>
      <w:r w:rsidRPr="00C40222">
        <w:rPr>
          <w:lang w:val="en-US"/>
        </w:rPr>
        <w:t>"</w:t>
      </w:r>
    </w:p>
    <w:p w14:paraId="59E8CC88" w14:textId="77777777" w:rsidR="0042456E" w:rsidRDefault="0042456E" w:rsidP="0042456E">
      <w:pPr>
        <w:ind w:left="360"/>
        <w:rPr>
          <w:lang w:val="en-US"/>
        </w:rPr>
      </w:pPr>
      <w:r w:rsidRPr="00C40222">
        <w:rPr>
          <w:lang w:val="en-US"/>
        </w:rPr>
        <w:t>}</w:t>
      </w:r>
    </w:p>
    <w:p w14:paraId="52FB6302" w14:textId="77777777" w:rsidR="0042456E" w:rsidRDefault="0042456E" w:rsidP="0042456E">
      <w:pPr>
        <w:ind w:left="360"/>
        <w:rPr>
          <w:lang w:val="en-US"/>
        </w:rPr>
      </w:pPr>
    </w:p>
    <w:p w14:paraId="11122942" w14:textId="77777777" w:rsidR="0042456E" w:rsidRPr="00F55988" w:rsidRDefault="0042456E" w:rsidP="0042456E">
      <w:pPr>
        <w:ind w:left="360"/>
        <w:rPr>
          <w:u w:val="single"/>
          <w:lang w:val="en-US"/>
        </w:rPr>
      </w:pPr>
      <w:r w:rsidRPr="00F55988">
        <w:rPr>
          <w:u w:val="single"/>
          <w:lang w:val="en-US"/>
        </w:rPr>
        <w:t>Expected result:</w:t>
      </w:r>
    </w:p>
    <w:p w14:paraId="00C5812D" w14:textId="77777777" w:rsidR="0042456E" w:rsidRPr="00C40222" w:rsidRDefault="0042456E" w:rsidP="0002782D">
      <w:pPr>
        <w:pStyle w:val="ListParagraph"/>
        <w:numPr>
          <w:ilvl w:val="0"/>
          <w:numId w:val="56"/>
        </w:numPr>
        <w:spacing w:line="360" w:lineRule="auto"/>
        <w:jc w:val="both"/>
        <w:rPr>
          <w:lang w:val="en-US"/>
        </w:rPr>
      </w:pPr>
      <w:r w:rsidRPr="00C40222">
        <w:rPr>
          <w:lang w:val="en-US"/>
        </w:rPr>
        <w:t>Status code 20</w:t>
      </w:r>
      <w:r>
        <w:rPr>
          <w:lang w:val="en-US"/>
        </w:rPr>
        <w:t>1created</w:t>
      </w:r>
    </w:p>
    <w:p w14:paraId="33F957AA" w14:textId="77777777" w:rsidR="0042456E" w:rsidRPr="00C40222" w:rsidRDefault="0042456E" w:rsidP="0002782D">
      <w:pPr>
        <w:pStyle w:val="ListParagraph"/>
        <w:numPr>
          <w:ilvl w:val="0"/>
          <w:numId w:val="56"/>
        </w:numPr>
        <w:spacing w:line="360" w:lineRule="auto"/>
        <w:jc w:val="both"/>
        <w:rPr>
          <w:lang w:val="en-US"/>
        </w:rPr>
      </w:pPr>
      <w:r w:rsidRPr="00C40222">
        <w:rPr>
          <w:lang w:val="en-US"/>
        </w:rPr>
        <w:t>Response</w:t>
      </w:r>
    </w:p>
    <w:p w14:paraId="7FA4F710" w14:textId="77777777" w:rsidR="0042456E" w:rsidRPr="00994865" w:rsidRDefault="0042456E" w:rsidP="0042456E">
      <w:pPr>
        <w:ind w:left="360"/>
        <w:rPr>
          <w:lang w:val="en-US"/>
        </w:rPr>
      </w:pPr>
      <w:r w:rsidRPr="00994865">
        <w:rPr>
          <w:lang w:val="en-US"/>
        </w:rPr>
        <w:t>{</w:t>
      </w:r>
    </w:p>
    <w:p w14:paraId="76A71223" w14:textId="77777777" w:rsidR="0042456E" w:rsidRPr="00994865" w:rsidRDefault="0042456E" w:rsidP="0042456E">
      <w:pPr>
        <w:ind w:left="360"/>
        <w:rPr>
          <w:lang w:val="en-US"/>
        </w:rPr>
      </w:pPr>
      <w:r w:rsidRPr="00994865">
        <w:rPr>
          <w:lang w:val="en-US"/>
        </w:rPr>
        <w:t xml:space="preserve">    "id": </w:t>
      </w:r>
      <w:proofErr w:type="spellStart"/>
      <w:r>
        <w:rPr>
          <w:lang w:val="en-US"/>
        </w:rPr>
        <w:t>xxxx</w:t>
      </w:r>
      <w:proofErr w:type="spellEnd"/>
      <w:r w:rsidRPr="00994865">
        <w:rPr>
          <w:lang w:val="en-US"/>
        </w:rPr>
        <w:t>,</w:t>
      </w:r>
    </w:p>
    <w:p w14:paraId="026FD1EA" w14:textId="6762F02A" w:rsidR="0042456E" w:rsidRPr="00994865" w:rsidRDefault="0042456E" w:rsidP="0042456E">
      <w:pPr>
        <w:ind w:left="360"/>
        <w:rPr>
          <w:lang w:val="en-US"/>
        </w:rPr>
      </w:pPr>
      <w:r w:rsidRPr="00994865">
        <w:rPr>
          <w:lang w:val="en-US"/>
        </w:rPr>
        <w:t xml:space="preserve">    "</w:t>
      </w:r>
      <w:proofErr w:type="spellStart"/>
      <w:r w:rsidRPr="00994865">
        <w:rPr>
          <w:lang w:val="en-US"/>
        </w:rPr>
        <w:t>firstName</w:t>
      </w:r>
      <w:proofErr w:type="spellEnd"/>
      <w:r w:rsidRPr="00994865">
        <w:rPr>
          <w:lang w:val="en-US"/>
        </w:rPr>
        <w:t>": "</w:t>
      </w:r>
      <w:proofErr w:type="spellStart"/>
      <w:r w:rsidR="0002782D">
        <w:rPr>
          <w:lang w:val="en-US"/>
        </w:rPr>
        <w:t>m</w:t>
      </w:r>
      <w:r w:rsidRPr="00994865">
        <w:rPr>
          <w:lang w:val="en-US"/>
        </w:rPr>
        <w:t>arek</w:t>
      </w:r>
      <w:proofErr w:type="spellEnd"/>
      <w:r w:rsidRPr="00994865">
        <w:rPr>
          <w:lang w:val="en-US"/>
        </w:rPr>
        <w:t>",</w:t>
      </w:r>
    </w:p>
    <w:p w14:paraId="16D4A19A" w14:textId="561BDBB4" w:rsidR="0042456E" w:rsidRPr="00994865" w:rsidRDefault="0042456E" w:rsidP="0042456E">
      <w:pPr>
        <w:ind w:left="360"/>
        <w:rPr>
          <w:lang w:val="en-US"/>
        </w:rPr>
      </w:pPr>
      <w:r w:rsidRPr="00994865">
        <w:rPr>
          <w:lang w:val="en-US"/>
        </w:rPr>
        <w:t xml:space="preserve">    "</w:t>
      </w:r>
      <w:proofErr w:type="spellStart"/>
      <w:r w:rsidRPr="00994865">
        <w:rPr>
          <w:lang w:val="en-US"/>
        </w:rPr>
        <w:t>lastName</w:t>
      </w:r>
      <w:proofErr w:type="spellEnd"/>
      <w:r w:rsidRPr="00994865">
        <w:rPr>
          <w:lang w:val="en-US"/>
        </w:rPr>
        <w:t>": "</w:t>
      </w:r>
      <w:proofErr w:type="spellStart"/>
      <w:r w:rsidR="0002782D">
        <w:rPr>
          <w:lang w:val="en-US"/>
        </w:rPr>
        <w:t>benda</w:t>
      </w:r>
      <w:proofErr w:type="spellEnd"/>
      <w:r w:rsidRPr="00994865">
        <w:rPr>
          <w:lang w:val="en-US"/>
        </w:rPr>
        <w:t>",</w:t>
      </w:r>
    </w:p>
    <w:p w14:paraId="76484F23" w14:textId="77777777" w:rsidR="0042456E" w:rsidRPr="00994865" w:rsidRDefault="0042456E" w:rsidP="0042456E">
      <w:pPr>
        <w:ind w:left="360"/>
        <w:rPr>
          <w:lang w:val="en-US"/>
        </w:rPr>
      </w:pPr>
      <w:r w:rsidRPr="00994865">
        <w:rPr>
          <w:lang w:val="en-US"/>
        </w:rPr>
        <w:t xml:space="preserve">    "email": "marek.benda@seznam.cz",</w:t>
      </w:r>
    </w:p>
    <w:p w14:paraId="4F10D96A" w14:textId="77777777" w:rsidR="0042456E" w:rsidRPr="00994865" w:rsidRDefault="0042456E" w:rsidP="0042456E">
      <w:pPr>
        <w:ind w:left="360"/>
        <w:rPr>
          <w:lang w:val="en-US"/>
        </w:rPr>
      </w:pPr>
      <w:r w:rsidRPr="00994865">
        <w:rPr>
          <w:lang w:val="en-US"/>
        </w:rPr>
        <w:t xml:space="preserve">    "age": 22</w:t>
      </w:r>
    </w:p>
    <w:p w14:paraId="5471A055" w14:textId="77777777" w:rsidR="0042456E" w:rsidRDefault="0042456E" w:rsidP="0042456E">
      <w:pPr>
        <w:ind w:left="360"/>
        <w:rPr>
          <w:lang w:val="en-US"/>
        </w:rPr>
      </w:pPr>
      <w:r w:rsidRPr="00994865">
        <w:rPr>
          <w:lang w:val="en-US"/>
        </w:rPr>
        <w:t>}</w:t>
      </w:r>
    </w:p>
    <w:p w14:paraId="2620BB24" w14:textId="77777777" w:rsidR="0042456E" w:rsidRPr="00C40222" w:rsidRDefault="0042456E" w:rsidP="0042456E">
      <w:pPr>
        <w:ind w:left="360"/>
        <w:rPr>
          <w:lang w:val="en-US"/>
        </w:rPr>
      </w:pPr>
    </w:p>
    <w:p w14:paraId="50B81AE2" w14:textId="21CA3C68" w:rsidR="0042456E" w:rsidRPr="00F55988" w:rsidRDefault="00A74157" w:rsidP="0042456E">
      <w:pPr>
        <w:rPr>
          <w:u w:val="single"/>
          <w:lang w:val="en-US"/>
        </w:rPr>
      </w:pPr>
      <w:r w:rsidRPr="00F55988">
        <w:rPr>
          <w:u w:val="single"/>
          <w:lang w:val="en-US"/>
        </w:rPr>
        <w:t>Actual</w:t>
      </w:r>
      <w:r w:rsidR="0042456E" w:rsidRPr="00F55988">
        <w:rPr>
          <w:u w:val="single"/>
          <w:lang w:val="en-US"/>
        </w:rPr>
        <w:t xml:space="preserve"> result:</w:t>
      </w:r>
    </w:p>
    <w:p w14:paraId="41EC42E4" w14:textId="77777777" w:rsidR="0042456E" w:rsidRDefault="0042456E" w:rsidP="0002782D">
      <w:pPr>
        <w:pStyle w:val="ListParagraph"/>
        <w:numPr>
          <w:ilvl w:val="0"/>
          <w:numId w:val="54"/>
        </w:numPr>
        <w:rPr>
          <w:lang w:val="en-US"/>
        </w:rPr>
      </w:pPr>
      <w:r>
        <w:rPr>
          <w:lang w:val="en-US"/>
        </w:rPr>
        <w:t xml:space="preserve">POST </w:t>
      </w:r>
      <w:hyperlink r:id="rId49" w:history="1">
        <w:r w:rsidRPr="00841B5B">
          <w:rPr>
            <w:rStyle w:val="Hyperlink"/>
            <w:lang w:val="en-US"/>
          </w:rPr>
          <w:t>http://108.143.193.45:8080/api/v1/students/</w:t>
        </w:r>
      </w:hyperlink>
    </w:p>
    <w:p w14:paraId="1FCF0929" w14:textId="77777777" w:rsidR="0042456E" w:rsidRDefault="0042456E" w:rsidP="0002782D">
      <w:pPr>
        <w:pStyle w:val="ListParagraph"/>
        <w:numPr>
          <w:ilvl w:val="0"/>
          <w:numId w:val="54"/>
        </w:numPr>
        <w:rPr>
          <w:lang w:val="en-US"/>
        </w:rPr>
      </w:pPr>
      <w:r>
        <w:rPr>
          <w:lang w:val="en-US"/>
        </w:rPr>
        <w:t>Body + raw + JSON</w:t>
      </w:r>
    </w:p>
    <w:p w14:paraId="649F25AF" w14:textId="77777777" w:rsidR="0042456E" w:rsidRPr="00631418" w:rsidRDefault="0042456E" w:rsidP="0002782D">
      <w:pPr>
        <w:pStyle w:val="ListParagraph"/>
        <w:numPr>
          <w:ilvl w:val="0"/>
          <w:numId w:val="54"/>
        </w:numPr>
        <w:rPr>
          <w:lang w:val="en-US"/>
        </w:rPr>
      </w:pPr>
      <w:r w:rsidRPr="00631418">
        <w:rPr>
          <w:lang w:val="en-US"/>
        </w:rPr>
        <w:t>{</w:t>
      </w:r>
    </w:p>
    <w:p w14:paraId="4875A8D4" w14:textId="77777777" w:rsidR="0042456E" w:rsidRPr="00631418" w:rsidRDefault="0042456E" w:rsidP="0042456E">
      <w:pPr>
        <w:pStyle w:val="ListParagraph"/>
        <w:rPr>
          <w:lang w:val="en-US"/>
        </w:rPr>
      </w:pPr>
    </w:p>
    <w:p w14:paraId="64DAA953" w14:textId="77777777" w:rsidR="0042456E" w:rsidRPr="00631418" w:rsidRDefault="0042456E" w:rsidP="0042456E">
      <w:pPr>
        <w:pStyle w:val="ListParagraph"/>
        <w:rPr>
          <w:lang w:val="en-US"/>
        </w:rPr>
      </w:pPr>
      <w:r w:rsidRPr="00631418">
        <w:rPr>
          <w:lang w:val="en-US"/>
        </w:rPr>
        <w:t>"</w:t>
      </w:r>
      <w:proofErr w:type="spellStart"/>
      <w:r w:rsidRPr="00631418">
        <w:rPr>
          <w:lang w:val="en-US"/>
        </w:rPr>
        <w:t>firstName</w:t>
      </w:r>
      <w:proofErr w:type="spellEnd"/>
      <w:r w:rsidRPr="00631418">
        <w:rPr>
          <w:lang w:val="en-US"/>
        </w:rPr>
        <w:t>":  "Marek",</w:t>
      </w:r>
    </w:p>
    <w:p w14:paraId="339ECCF7" w14:textId="77777777" w:rsidR="0042456E" w:rsidRPr="00631418" w:rsidRDefault="0042456E" w:rsidP="0042456E">
      <w:pPr>
        <w:pStyle w:val="ListParagraph"/>
        <w:rPr>
          <w:lang w:val="en-US"/>
        </w:rPr>
      </w:pPr>
      <w:r w:rsidRPr="00631418">
        <w:rPr>
          <w:lang w:val="en-US"/>
        </w:rPr>
        <w:t>"</w:t>
      </w:r>
      <w:proofErr w:type="spellStart"/>
      <w:r w:rsidRPr="00631418">
        <w:rPr>
          <w:lang w:val="en-US"/>
        </w:rPr>
        <w:t>lastName</w:t>
      </w:r>
      <w:proofErr w:type="spellEnd"/>
      <w:r w:rsidRPr="00631418">
        <w:rPr>
          <w:lang w:val="en-US"/>
        </w:rPr>
        <w:t>": "Benda",</w:t>
      </w:r>
    </w:p>
    <w:p w14:paraId="6E29E436" w14:textId="77777777" w:rsidR="0042456E" w:rsidRPr="00631418" w:rsidRDefault="0042456E" w:rsidP="0042456E">
      <w:pPr>
        <w:pStyle w:val="ListParagraph"/>
        <w:rPr>
          <w:lang w:val="en-US"/>
        </w:rPr>
      </w:pPr>
      <w:r w:rsidRPr="00631418">
        <w:rPr>
          <w:lang w:val="en-US"/>
        </w:rPr>
        <w:t>"email":  "marek.benda@seznam.cz",</w:t>
      </w:r>
    </w:p>
    <w:p w14:paraId="5824EC91" w14:textId="77777777" w:rsidR="0042456E" w:rsidRPr="00631418" w:rsidRDefault="0042456E" w:rsidP="0042456E">
      <w:pPr>
        <w:pStyle w:val="ListParagraph"/>
        <w:rPr>
          <w:lang w:val="en-US"/>
        </w:rPr>
      </w:pPr>
      <w:r w:rsidRPr="00631418">
        <w:rPr>
          <w:lang w:val="en-US"/>
        </w:rPr>
        <w:t>"age":  22</w:t>
      </w:r>
    </w:p>
    <w:p w14:paraId="1B9467BF" w14:textId="77777777" w:rsidR="0042456E" w:rsidRPr="00631418" w:rsidRDefault="0042456E" w:rsidP="0042456E">
      <w:pPr>
        <w:pStyle w:val="ListParagraph"/>
        <w:rPr>
          <w:lang w:val="en-US"/>
        </w:rPr>
      </w:pPr>
    </w:p>
    <w:p w14:paraId="275CC189" w14:textId="77777777" w:rsidR="0042456E" w:rsidRPr="00631418" w:rsidRDefault="0042456E" w:rsidP="0042456E">
      <w:pPr>
        <w:pStyle w:val="ListParagraph"/>
        <w:rPr>
          <w:lang w:val="en-US"/>
        </w:rPr>
      </w:pPr>
      <w:r w:rsidRPr="00631418">
        <w:rPr>
          <w:lang w:val="en-US"/>
        </w:rPr>
        <w:t>}</w:t>
      </w:r>
    </w:p>
    <w:p w14:paraId="2C79729F" w14:textId="77777777" w:rsidR="0042456E" w:rsidRDefault="0042456E" w:rsidP="0002782D">
      <w:pPr>
        <w:pStyle w:val="ListParagraph"/>
        <w:numPr>
          <w:ilvl w:val="0"/>
          <w:numId w:val="54"/>
        </w:numPr>
        <w:rPr>
          <w:lang w:val="en-US"/>
        </w:rPr>
      </w:pPr>
      <w:r>
        <w:rPr>
          <w:lang w:val="en-US"/>
        </w:rPr>
        <w:t>SEND</w:t>
      </w:r>
    </w:p>
    <w:p w14:paraId="4A2F0D09" w14:textId="77777777" w:rsidR="0042456E" w:rsidRDefault="0042456E" w:rsidP="0042456E">
      <w:pPr>
        <w:pStyle w:val="ListParagraph"/>
        <w:rPr>
          <w:lang w:val="en-US"/>
        </w:rPr>
      </w:pPr>
    </w:p>
    <w:p w14:paraId="0A13F2DB" w14:textId="77777777" w:rsidR="0042456E" w:rsidRPr="00F55988" w:rsidRDefault="0042456E" w:rsidP="00F55988">
      <w:pPr>
        <w:rPr>
          <w:u w:val="single"/>
          <w:lang w:val="en-US"/>
        </w:rPr>
      </w:pPr>
      <w:r w:rsidRPr="00F55988">
        <w:rPr>
          <w:u w:val="single"/>
          <w:lang w:val="en-US"/>
        </w:rPr>
        <w:t>Response:</w:t>
      </w:r>
    </w:p>
    <w:p w14:paraId="3A587434" w14:textId="77777777" w:rsidR="0042456E" w:rsidRDefault="0042456E" w:rsidP="0002782D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>Status 200 OK</w:t>
      </w:r>
    </w:p>
    <w:p w14:paraId="6E6ED504" w14:textId="77777777" w:rsidR="0042456E" w:rsidRPr="00753545" w:rsidRDefault="0042456E" w:rsidP="0002782D">
      <w:pPr>
        <w:pStyle w:val="ListParagraph"/>
        <w:numPr>
          <w:ilvl w:val="0"/>
          <w:numId w:val="55"/>
        </w:numPr>
        <w:rPr>
          <w:lang w:val="en-US"/>
        </w:rPr>
      </w:pPr>
      <w:r w:rsidRPr="00753545">
        <w:rPr>
          <w:lang w:val="en-US"/>
        </w:rPr>
        <w:t>{</w:t>
      </w:r>
    </w:p>
    <w:p w14:paraId="2CEEEA66" w14:textId="77777777" w:rsidR="0042456E" w:rsidRPr="00753545" w:rsidRDefault="0042456E" w:rsidP="0042456E">
      <w:pPr>
        <w:pStyle w:val="ListParagraph"/>
        <w:ind w:left="1080"/>
        <w:rPr>
          <w:lang w:val="en-US"/>
        </w:rPr>
      </w:pPr>
      <w:r w:rsidRPr="00753545">
        <w:rPr>
          <w:lang w:val="en-US"/>
        </w:rPr>
        <w:t>"id": 1278,</w:t>
      </w:r>
    </w:p>
    <w:p w14:paraId="64A30CEA" w14:textId="77777777" w:rsidR="0042456E" w:rsidRPr="00753545" w:rsidRDefault="0042456E" w:rsidP="0042456E">
      <w:pPr>
        <w:pStyle w:val="ListParagraph"/>
        <w:ind w:left="1080"/>
        <w:rPr>
          <w:lang w:val="en-US"/>
        </w:rPr>
      </w:pPr>
      <w:r w:rsidRPr="00753545">
        <w:rPr>
          <w:lang w:val="en-US"/>
        </w:rPr>
        <w:t>"</w:t>
      </w:r>
      <w:proofErr w:type="spellStart"/>
      <w:r w:rsidRPr="00753545">
        <w:rPr>
          <w:lang w:val="en-US"/>
        </w:rPr>
        <w:t>firstName</w:t>
      </w:r>
      <w:proofErr w:type="spellEnd"/>
      <w:r w:rsidRPr="00753545">
        <w:rPr>
          <w:lang w:val="en-US"/>
        </w:rPr>
        <w:t>": "Marek",</w:t>
      </w:r>
    </w:p>
    <w:p w14:paraId="5E33603F" w14:textId="77777777" w:rsidR="0042456E" w:rsidRPr="00753545" w:rsidRDefault="0042456E" w:rsidP="0042456E">
      <w:pPr>
        <w:pStyle w:val="ListParagraph"/>
        <w:ind w:left="1080"/>
        <w:rPr>
          <w:lang w:val="en-US"/>
        </w:rPr>
      </w:pPr>
      <w:r w:rsidRPr="00753545">
        <w:rPr>
          <w:lang w:val="en-US"/>
        </w:rPr>
        <w:t>"</w:t>
      </w:r>
      <w:proofErr w:type="spellStart"/>
      <w:r w:rsidRPr="00753545">
        <w:rPr>
          <w:lang w:val="en-US"/>
        </w:rPr>
        <w:t>lastName</w:t>
      </w:r>
      <w:proofErr w:type="spellEnd"/>
      <w:r w:rsidRPr="00753545">
        <w:rPr>
          <w:lang w:val="en-US"/>
        </w:rPr>
        <w:t>": "BENDA",</w:t>
      </w:r>
    </w:p>
    <w:p w14:paraId="740038A9" w14:textId="77777777" w:rsidR="0042456E" w:rsidRPr="00753545" w:rsidRDefault="0042456E" w:rsidP="0042456E">
      <w:pPr>
        <w:pStyle w:val="ListParagraph"/>
        <w:ind w:left="1080"/>
        <w:rPr>
          <w:lang w:val="en-US"/>
        </w:rPr>
      </w:pPr>
      <w:r w:rsidRPr="00753545">
        <w:rPr>
          <w:lang w:val="en-US"/>
        </w:rPr>
        <w:t>"email": "marek.benda@seznam.cz",</w:t>
      </w:r>
    </w:p>
    <w:p w14:paraId="478A9B30" w14:textId="77777777" w:rsidR="0042456E" w:rsidRPr="00753545" w:rsidRDefault="0042456E" w:rsidP="0042456E">
      <w:pPr>
        <w:pStyle w:val="ListParagraph"/>
        <w:ind w:left="1080"/>
        <w:rPr>
          <w:lang w:val="en-US"/>
        </w:rPr>
      </w:pPr>
      <w:r w:rsidRPr="00753545">
        <w:rPr>
          <w:lang w:val="en-US"/>
        </w:rPr>
        <w:t>"age": 22</w:t>
      </w:r>
    </w:p>
    <w:p w14:paraId="2B705A94" w14:textId="77777777" w:rsidR="0042456E" w:rsidRDefault="0042456E" w:rsidP="0042456E">
      <w:pPr>
        <w:pStyle w:val="ListParagraph"/>
        <w:ind w:left="1080"/>
        <w:rPr>
          <w:lang w:val="en-US"/>
        </w:rPr>
      </w:pPr>
      <w:r w:rsidRPr="00753545">
        <w:rPr>
          <w:lang w:val="en-US"/>
        </w:rPr>
        <w:t>}</w:t>
      </w:r>
    </w:p>
    <w:p w14:paraId="104FA6F3" w14:textId="77777777" w:rsidR="0042456E" w:rsidRDefault="0042456E" w:rsidP="0042456E">
      <w:pPr>
        <w:pStyle w:val="ListParagraph"/>
        <w:rPr>
          <w:lang w:val="en-US"/>
        </w:rPr>
      </w:pPr>
      <w:r w:rsidRPr="0042456E">
        <w:rPr>
          <w:noProof/>
          <w:lang w:val="en-US"/>
        </w:rPr>
        <w:drawing>
          <wp:inline distT="0" distB="0" distL="0" distR="0" wp14:anchorId="3F9CB7CC" wp14:editId="7A43F123">
            <wp:extent cx="4839484" cy="2908300"/>
            <wp:effectExtent l="0" t="0" r="0" b="6350"/>
            <wp:docPr id="1613331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6146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3748" cy="291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19A0" w14:textId="6C9DD89B" w:rsidR="009A12FB" w:rsidRDefault="009A12FB" w:rsidP="0042456E">
      <w:pPr>
        <w:pStyle w:val="ListParagraph"/>
        <w:rPr>
          <w:lang w:val="en-US"/>
        </w:rPr>
      </w:pPr>
      <w:r w:rsidRPr="009A12FB">
        <w:rPr>
          <w:noProof/>
          <w:lang w:val="en-US"/>
        </w:rPr>
        <w:drawing>
          <wp:inline distT="0" distB="0" distL="0" distR="0" wp14:anchorId="7E8B9A15" wp14:editId="25637452">
            <wp:extent cx="3695890" cy="2400423"/>
            <wp:effectExtent l="0" t="0" r="0" b="0"/>
            <wp:docPr id="2131532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3220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5A95" w14:textId="77777777" w:rsidR="00623CC1" w:rsidRDefault="0042456E" w:rsidP="0042456E">
      <w:pPr>
        <w:pStyle w:val="ListParagraph"/>
        <w:rPr>
          <w:lang w:val="en-US"/>
        </w:rPr>
      </w:pPr>
      <w:r>
        <w:rPr>
          <w:lang w:val="en-US"/>
        </w:rPr>
        <w:t>Test failed</w:t>
      </w:r>
      <w:r w:rsidR="00623CC1">
        <w:rPr>
          <w:lang w:val="en-US"/>
        </w:rPr>
        <w:t>:</w:t>
      </w:r>
    </w:p>
    <w:p w14:paraId="50A62F15" w14:textId="77777777" w:rsidR="005A7A9C" w:rsidRDefault="009A12FB" w:rsidP="00623CC1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The new student was added but </w:t>
      </w:r>
      <w:proofErr w:type="gramStart"/>
      <w:r>
        <w:rPr>
          <w:lang w:val="en-US"/>
        </w:rPr>
        <w:t>current status</w:t>
      </w:r>
      <w:proofErr w:type="gramEnd"/>
      <w:r>
        <w:rPr>
          <w:lang w:val="en-US"/>
        </w:rPr>
        <w:t xml:space="preserve"> 200 OK is incorrect. </w:t>
      </w:r>
    </w:p>
    <w:p w14:paraId="3B25C442" w14:textId="77777777" w:rsidR="0002782D" w:rsidRDefault="0002782D" w:rsidP="0002782D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“First Name” was not changed to “</w:t>
      </w:r>
      <w:proofErr w:type="spellStart"/>
      <w:r>
        <w:rPr>
          <w:lang w:val="en-US"/>
        </w:rPr>
        <w:t>LowerCase</w:t>
      </w:r>
      <w:proofErr w:type="spellEnd"/>
      <w:r>
        <w:rPr>
          <w:lang w:val="en-US"/>
        </w:rPr>
        <w:t>”.</w:t>
      </w:r>
    </w:p>
    <w:p w14:paraId="32E6F51D" w14:textId="77777777" w:rsidR="0002782D" w:rsidRDefault="0002782D" w:rsidP="0002782D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“Last Name” was changed to “Upper Case” instead of to “</w:t>
      </w:r>
      <w:proofErr w:type="spellStart"/>
      <w:r>
        <w:rPr>
          <w:lang w:val="en-US"/>
        </w:rPr>
        <w:t>LowerCase</w:t>
      </w:r>
      <w:proofErr w:type="spellEnd"/>
      <w:r>
        <w:rPr>
          <w:lang w:val="en-US"/>
        </w:rPr>
        <w:t xml:space="preserve">”. </w:t>
      </w:r>
    </w:p>
    <w:p w14:paraId="222670E9" w14:textId="77777777" w:rsidR="00A74157" w:rsidRDefault="00A74157" w:rsidP="005A7A9C">
      <w:pPr>
        <w:ind w:left="360"/>
        <w:rPr>
          <w:lang w:val="en-US"/>
        </w:rPr>
      </w:pPr>
    </w:p>
    <w:p w14:paraId="0059CDE7" w14:textId="77777777" w:rsidR="008F1C25" w:rsidRPr="008F1C25" w:rsidRDefault="005A7A9C" w:rsidP="005A7A9C">
      <w:pPr>
        <w:ind w:left="360"/>
        <w:rPr>
          <w:u w:val="single"/>
          <w:lang w:val="en-US"/>
        </w:rPr>
      </w:pPr>
      <w:r w:rsidRPr="008F1C25">
        <w:rPr>
          <w:u w:val="single"/>
          <w:lang w:val="en-US"/>
        </w:rPr>
        <w:t xml:space="preserve">Expected result: </w:t>
      </w:r>
    </w:p>
    <w:p w14:paraId="0E3F69AA" w14:textId="7C2DB3DB" w:rsidR="00623CC1" w:rsidRDefault="009A12FB" w:rsidP="005A7A9C">
      <w:pPr>
        <w:ind w:left="360"/>
        <w:rPr>
          <w:lang w:val="en-US"/>
        </w:rPr>
      </w:pPr>
      <w:r w:rsidRPr="005A7A9C">
        <w:rPr>
          <w:lang w:val="en-US"/>
        </w:rPr>
        <w:lastRenderedPageBreak/>
        <w:t>Status should be 201 Created.</w:t>
      </w:r>
      <w:r w:rsidR="00623CC1" w:rsidRPr="005A7A9C">
        <w:rPr>
          <w:lang w:val="en-US"/>
        </w:rPr>
        <w:t xml:space="preserve"> </w:t>
      </w:r>
    </w:p>
    <w:p w14:paraId="7EAA620C" w14:textId="77777777" w:rsidR="0002782D" w:rsidRPr="00753545" w:rsidRDefault="0002782D" w:rsidP="0002782D">
      <w:pPr>
        <w:pStyle w:val="ListParagraph"/>
        <w:ind w:left="1080"/>
        <w:rPr>
          <w:lang w:val="en-US"/>
        </w:rPr>
      </w:pPr>
      <w:r w:rsidRPr="00753545">
        <w:rPr>
          <w:lang w:val="en-US"/>
        </w:rPr>
        <w:t>{</w:t>
      </w:r>
    </w:p>
    <w:p w14:paraId="69805F4B" w14:textId="77777777" w:rsidR="0002782D" w:rsidRPr="00753545" w:rsidRDefault="0002782D" w:rsidP="0002782D">
      <w:pPr>
        <w:pStyle w:val="ListParagraph"/>
        <w:ind w:left="1080"/>
        <w:rPr>
          <w:lang w:val="en-US"/>
        </w:rPr>
      </w:pPr>
      <w:r w:rsidRPr="00753545">
        <w:rPr>
          <w:lang w:val="en-US"/>
        </w:rPr>
        <w:t>"id": 1278,</w:t>
      </w:r>
    </w:p>
    <w:p w14:paraId="7CD4A0AD" w14:textId="40A92B47" w:rsidR="0002782D" w:rsidRPr="00753545" w:rsidRDefault="0002782D" w:rsidP="0002782D">
      <w:pPr>
        <w:pStyle w:val="ListParagraph"/>
        <w:ind w:left="1080"/>
        <w:rPr>
          <w:lang w:val="en-US"/>
        </w:rPr>
      </w:pPr>
      <w:r w:rsidRPr="00753545">
        <w:rPr>
          <w:lang w:val="en-US"/>
        </w:rPr>
        <w:t>"</w:t>
      </w:r>
      <w:proofErr w:type="spellStart"/>
      <w:r w:rsidRPr="00753545">
        <w:rPr>
          <w:lang w:val="en-US"/>
        </w:rPr>
        <w:t>firstName</w:t>
      </w:r>
      <w:proofErr w:type="spellEnd"/>
      <w:r w:rsidRPr="00753545">
        <w:rPr>
          <w:lang w:val="en-US"/>
        </w:rPr>
        <w:t>": "</w:t>
      </w:r>
      <w:proofErr w:type="spellStart"/>
      <w:r>
        <w:rPr>
          <w:lang w:val="en-US"/>
        </w:rPr>
        <w:t>m</w:t>
      </w:r>
      <w:r w:rsidRPr="00753545">
        <w:rPr>
          <w:lang w:val="en-US"/>
        </w:rPr>
        <w:t>arek</w:t>
      </w:r>
      <w:proofErr w:type="spellEnd"/>
      <w:r w:rsidRPr="00753545">
        <w:rPr>
          <w:lang w:val="en-US"/>
        </w:rPr>
        <w:t>",</w:t>
      </w:r>
    </w:p>
    <w:p w14:paraId="0425044A" w14:textId="416706A8" w:rsidR="0002782D" w:rsidRPr="00753545" w:rsidRDefault="0002782D" w:rsidP="0002782D">
      <w:pPr>
        <w:pStyle w:val="ListParagraph"/>
        <w:ind w:left="1080"/>
        <w:rPr>
          <w:lang w:val="en-US"/>
        </w:rPr>
      </w:pPr>
      <w:r w:rsidRPr="00753545">
        <w:rPr>
          <w:lang w:val="en-US"/>
        </w:rPr>
        <w:t>"</w:t>
      </w:r>
      <w:proofErr w:type="spellStart"/>
      <w:r w:rsidRPr="00753545">
        <w:rPr>
          <w:lang w:val="en-US"/>
        </w:rPr>
        <w:t>lastName</w:t>
      </w:r>
      <w:proofErr w:type="spellEnd"/>
      <w:r w:rsidRPr="00753545">
        <w:rPr>
          <w:lang w:val="en-US"/>
        </w:rPr>
        <w:t>": "</w:t>
      </w:r>
      <w:proofErr w:type="spellStart"/>
      <w:r>
        <w:rPr>
          <w:lang w:val="en-US"/>
        </w:rPr>
        <w:t>benda</w:t>
      </w:r>
      <w:proofErr w:type="spellEnd"/>
      <w:r w:rsidRPr="00753545">
        <w:rPr>
          <w:lang w:val="en-US"/>
        </w:rPr>
        <w:t>",</w:t>
      </w:r>
    </w:p>
    <w:p w14:paraId="1B222CAE" w14:textId="77777777" w:rsidR="0002782D" w:rsidRPr="00753545" w:rsidRDefault="0002782D" w:rsidP="0002782D">
      <w:pPr>
        <w:pStyle w:val="ListParagraph"/>
        <w:ind w:left="1080"/>
        <w:rPr>
          <w:lang w:val="en-US"/>
        </w:rPr>
      </w:pPr>
      <w:r w:rsidRPr="00753545">
        <w:rPr>
          <w:lang w:val="en-US"/>
        </w:rPr>
        <w:t>"email": "marek.benda@seznam.cz",</w:t>
      </w:r>
    </w:p>
    <w:p w14:paraId="0918BF9E" w14:textId="77777777" w:rsidR="0002782D" w:rsidRPr="00753545" w:rsidRDefault="0002782D" w:rsidP="0002782D">
      <w:pPr>
        <w:pStyle w:val="ListParagraph"/>
        <w:ind w:left="1080"/>
        <w:rPr>
          <w:lang w:val="en-US"/>
        </w:rPr>
      </w:pPr>
      <w:r w:rsidRPr="00753545">
        <w:rPr>
          <w:lang w:val="en-US"/>
        </w:rPr>
        <w:t>"age": 22</w:t>
      </w:r>
    </w:p>
    <w:p w14:paraId="157BD0EA" w14:textId="77777777" w:rsidR="0002782D" w:rsidRDefault="0002782D" w:rsidP="0002782D">
      <w:pPr>
        <w:pStyle w:val="ListParagraph"/>
        <w:ind w:left="1080"/>
        <w:rPr>
          <w:lang w:val="en-US"/>
        </w:rPr>
      </w:pPr>
      <w:r w:rsidRPr="00753545">
        <w:rPr>
          <w:lang w:val="en-US"/>
        </w:rPr>
        <w:t>}</w:t>
      </w:r>
    </w:p>
    <w:p w14:paraId="33C744E2" w14:textId="77777777" w:rsidR="0002782D" w:rsidRPr="005A7A9C" w:rsidRDefault="0002782D" w:rsidP="005A7A9C">
      <w:pPr>
        <w:ind w:left="360"/>
        <w:rPr>
          <w:lang w:val="en-US"/>
        </w:rPr>
      </w:pPr>
    </w:p>
    <w:p w14:paraId="1EA66746" w14:textId="77777777" w:rsidR="008549C6" w:rsidRDefault="008549C6" w:rsidP="008549C6">
      <w:pPr>
        <w:rPr>
          <w:lang w:val="en-US"/>
        </w:rPr>
      </w:pPr>
    </w:p>
    <w:p w14:paraId="6B796E9C" w14:textId="77777777" w:rsidR="008549C6" w:rsidRPr="008549C6" w:rsidRDefault="008549C6" w:rsidP="008549C6">
      <w:pPr>
        <w:rPr>
          <w:lang w:val="en-US"/>
        </w:rPr>
      </w:pPr>
    </w:p>
    <w:p w14:paraId="21261B0D" w14:textId="77777777" w:rsidR="005A7A9C" w:rsidRDefault="005A7A9C" w:rsidP="005C6CB8">
      <w:pPr>
        <w:pStyle w:val="Heading2"/>
        <w:rPr>
          <w:lang w:val="en-US"/>
        </w:rPr>
      </w:pPr>
      <w:bookmarkStart w:id="43" w:name="_Toc172283553"/>
      <w:r w:rsidRPr="00C40222">
        <w:rPr>
          <w:lang w:val="en-US"/>
        </w:rPr>
        <w:t xml:space="preserve">008 Abstract: Create new student when all input data are the same as data of already existed </w:t>
      </w:r>
      <w:proofErr w:type="gramStart"/>
      <w:r w:rsidRPr="00C40222">
        <w:rPr>
          <w:lang w:val="en-US"/>
        </w:rPr>
        <w:t>student</w:t>
      </w:r>
      <w:bookmarkEnd w:id="43"/>
      <w:proofErr w:type="gramEnd"/>
    </w:p>
    <w:p w14:paraId="4DE896C4" w14:textId="77777777" w:rsidR="005A7A9C" w:rsidRPr="008F1C25" w:rsidRDefault="005A7A9C" w:rsidP="005A7A9C">
      <w:pPr>
        <w:rPr>
          <w:u w:val="single"/>
          <w:lang w:val="en-US"/>
        </w:rPr>
      </w:pPr>
      <w:r w:rsidRPr="008F1C25">
        <w:rPr>
          <w:u w:val="single"/>
          <w:lang w:val="en-US"/>
        </w:rPr>
        <w:t>Data preparation:</w:t>
      </w:r>
    </w:p>
    <w:p w14:paraId="6EECBD42" w14:textId="77777777" w:rsidR="005A7A9C" w:rsidRDefault="005A7A9C" w:rsidP="005A7A9C">
      <w:pPr>
        <w:rPr>
          <w:lang w:val="en-US"/>
        </w:rPr>
      </w:pPr>
      <w:r w:rsidRPr="00E27D11">
        <w:rPr>
          <w:noProof/>
          <w:lang w:val="en-US"/>
        </w:rPr>
        <w:drawing>
          <wp:inline distT="0" distB="0" distL="0" distR="0" wp14:anchorId="419B8B6F" wp14:editId="074105E2">
            <wp:extent cx="3645087" cy="920797"/>
            <wp:effectExtent l="0" t="0" r="0" b="0"/>
            <wp:docPr id="558707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666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87F0" w14:textId="77777777" w:rsidR="005A7A9C" w:rsidRDefault="005A7A9C" w:rsidP="005A7A9C">
      <w:pPr>
        <w:rPr>
          <w:lang w:val="en-US"/>
        </w:rPr>
      </w:pPr>
      <w:r w:rsidRPr="00DF658E">
        <w:rPr>
          <w:lang w:val="en-US"/>
        </w:rPr>
        <w:t>POST</w:t>
      </w:r>
      <w:r>
        <w:rPr>
          <w:lang w:val="en-US"/>
        </w:rPr>
        <w:t xml:space="preserve"> – create new student Marek Benda, </w:t>
      </w:r>
      <w:hyperlink r:id="rId50" w:history="1">
        <w:r w:rsidRPr="00841B5B">
          <w:rPr>
            <w:rStyle w:val="Hyperlink"/>
            <w:lang w:val="en-US"/>
          </w:rPr>
          <w:t>marek.benda@seznam.cz</w:t>
        </w:r>
      </w:hyperlink>
      <w:r>
        <w:rPr>
          <w:lang w:val="en-US"/>
        </w:rPr>
        <w:t xml:space="preserve">, 22 </w:t>
      </w:r>
      <w:proofErr w:type="gramStart"/>
      <w:r>
        <w:rPr>
          <w:lang w:val="en-US"/>
        </w:rPr>
        <w:t>let</w:t>
      </w:r>
      <w:proofErr w:type="gramEnd"/>
    </w:p>
    <w:p w14:paraId="39DCB883" w14:textId="77777777" w:rsidR="005A7A9C" w:rsidRDefault="005A7A9C" w:rsidP="005A7A9C">
      <w:pPr>
        <w:rPr>
          <w:lang w:val="en-US"/>
        </w:rPr>
      </w:pPr>
    </w:p>
    <w:p w14:paraId="639F4783" w14:textId="77777777" w:rsidR="005A7A9C" w:rsidRPr="008F1C25" w:rsidRDefault="005A7A9C" w:rsidP="005A7A9C">
      <w:pPr>
        <w:rPr>
          <w:u w:val="single"/>
          <w:lang w:val="en-US"/>
        </w:rPr>
      </w:pPr>
      <w:r w:rsidRPr="008F1C25">
        <w:rPr>
          <w:u w:val="single"/>
          <w:lang w:val="en-US"/>
        </w:rPr>
        <w:t>Steps:</w:t>
      </w:r>
    </w:p>
    <w:p w14:paraId="70876931" w14:textId="77777777" w:rsidR="005A7A9C" w:rsidRDefault="005A7A9C" w:rsidP="00CA5295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POST </w:t>
      </w:r>
      <w:hyperlink r:id="rId51" w:history="1">
        <w:r w:rsidRPr="00841B5B">
          <w:rPr>
            <w:rStyle w:val="Hyperlink"/>
            <w:lang w:val="en-US"/>
          </w:rPr>
          <w:t>http://108.143.193.45:8080/api/v1/students/</w:t>
        </w:r>
      </w:hyperlink>
    </w:p>
    <w:p w14:paraId="15DB7FA1" w14:textId="77777777" w:rsidR="005A7A9C" w:rsidRDefault="005A7A9C" w:rsidP="00CA5295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Body + raw + JSON</w:t>
      </w:r>
    </w:p>
    <w:p w14:paraId="20BBFCA9" w14:textId="77777777" w:rsidR="005A7A9C" w:rsidRPr="00753545" w:rsidRDefault="005A7A9C" w:rsidP="005A7A9C">
      <w:pPr>
        <w:ind w:left="360"/>
        <w:jc w:val="both"/>
        <w:rPr>
          <w:lang w:val="en-US"/>
        </w:rPr>
      </w:pPr>
      <w:r w:rsidRPr="00753545">
        <w:rPr>
          <w:lang w:val="en-US"/>
        </w:rPr>
        <w:t>{</w:t>
      </w:r>
    </w:p>
    <w:p w14:paraId="66D8A992" w14:textId="77777777" w:rsidR="005A7A9C" w:rsidRPr="00C40222" w:rsidRDefault="005A7A9C" w:rsidP="005A7A9C">
      <w:pPr>
        <w:ind w:left="360"/>
        <w:rPr>
          <w:lang w:val="en-US"/>
        </w:rPr>
      </w:pPr>
      <w:r w:rsidRPr="00C40222">
        <w:rPr>
          <w:lang w:val="en-US"/>
        </w:rPr>
        <w:t>"</w:t>
      </w:r>
      <w:proofErr w:type="spellStart"/>
      <w:r w:rsidRPr="00C40222">
        <w:rPr>
          <w:lang w:val="en-US"/>
        </w:rPr>
        <w:t>firstName</w:t>
      </w:r>
      <w:proofErr w:type="spellEnd"/>
      <w:r w:rsidRPr="00C40222">
        <w:rPr>
          <w:lang w:val="en-US"/>
        </w:rPr>
        <w:t>":  "</w:t>
      </w:r>
      <w:r>
        <w:rPr>
          <w:lang w:val="en-US"/>
        </w:rPr>
        <w:t>Marek</w:t>
      </w:r>
      <w:r w:rsidRPr="00C40222">
        <w:rPr>
          <w:lang w:val="en-US"/>
        </w:rPr>
        <w:t>",</w:t>
      </w:r>
    </w:p>
    <w:p w14:paraId="20EE3F80" w14:textId="77777777" w:rsidR="005A7A9C" w:rsidRPr="00C40222" w:rsidRDefault="005A7A9C" w:rsidP="005A7A9C">
      <w:pPr>
        <w:ind w:left="360"/>
        <w:rPr>
          <w:lang w:val="en-US"/>
        </w:rPr>
      </w:pPr>
      <w:r w:rsidRPr="00C40222">
        <w:rPr>
          <w:lang w:val="en-US"/>
        </w:rPr>
        <w:t>"</w:t>
      </w:r>
      <w:proofErr w:type="spellStart"/>
      <w:r w:rsidRPr="00C40222">
        <w:rPr>
          <w:lang w:val="en-US"/>
        </w:rPr>
        <w:t>lastName</w:t>
      </w:r>
      <w:proofErr w:type="spellEnd"/>
      <w:r w:rsidRPr="00C40222">
        <w:rPr>
          <w:lang w:val="en-US"/>
        </w:rPr>
        <w:t>": "</w:t>
      </w:r>
      <w:r>
        <w:rPr>
          <w:lang w:val="en-US"/>
        </w:rPr>
        <w:t>Benda</w:t>
      </w:r>
      <w:r w:rsidRPr="00C40222">
        <w:rPr>
          <w:lang w:val="en-US"/>
        </w:rPr>
        <w:t>",</w:t>
      </w:r>
    </w:p>
    <w:p w14:paraId="6F06D5D5" w14:textId="77777777" w:rsidR="005A7A9C" w:rsidRPr="00C40222" w:rsidRDefault="005A7A9C" w:rsidP="005A7A9C">
      <w:pPr>
        <w:ind w:left="360"/>
        <w:rPr>
          <w:lang w:val="en-US"/>
        </w:rPr>
      </w:pPr>
      <w:r w:rsidRPr="00C40222">
        <w:rPr>
          <w:lang w:val="en-US"/>
        </w:rPr>
        <w:t>"email":  "</w:t>
      </w:r>
      <w:hyperlink r:id="rId52" w:history="1">
        <w:r w:rsidRPr="00841B5B">
          <w:rPr>
            <w:rStyle w:val="Hyperlink"/>
            <w:lang w:val="en-US"/>
          </w:rPr>
          <w:t>marek.benda@seznam.cz</w:t>
        </w:r>
      </w:hyperlink>
      <w:r w:rsidRPr="00C40222">
        <w:rPr>
          <w:lang w:val="en-US"/>
        </w:rPr>
        <w:t>",</w:t>
      </w:r>
    </w:p>
    <w:p w14:paraId="74463F64" w14:textId="77777777" w:rsidR="005A7A9C" w:rsidRPr="00C40222" w:rsidRDefault="005A7A9C" w:rsidP="005A7A9C">
      <w:pPr>
        <w:ind w:left="360"/>
        <w:rPr>
          <w:lang w:val="en-US"/>
        </w:rPr>
      </w:pPr>
      <w:r w:rsidRPr="00C40222">
        <w:rPr>
          <w:lang w:val="en-US"/>
        </w:rPr>
        <w:t>"age":  "</w:t>
      </w:r>
      <w:r>
        <w:rPr>
          <w:lang w:val="en-US"/>
        </w:rPr>
        <w:t>22</w:t>
      </w:r>
      <w:r w:rsidRPr="00C40222">
        <w:rPr>
          <w:lang w:val="en-US"/>
        </w:rPr>
        <w:t>"</w:t>
      </w:r>
    </w:p>
    <w:p w14:paraId="45FAD8A3" w14:textId="77777777" w:rsidR="005A7A9C" w:rsidRDefault="005A7A9C" w:rsidP="005A7A9C">
      <w:pPr>
        <w:ind w:left="360"/>
        <w:rPr>
          <w:lang w:val="en-US"/>
        </w:rPr>
      </w:pPr>
      <w:r w:rsidRPr="00C40222">
        <w:rPr>
          <w:lang w:val="en-US"/>
        </w:rPr>
        <w:t>}</w:t>
      </w:r>
    </w:p>
    <w:p w14:paraId="4355C20D" w14:textId="77777777" w:rsidR="005A7A9C" w:rsidRDefault="005A7A9C" w:rsidP="005A7A9C">
      <w:pPr>
        <w:ind w:left="360"/>
        <w:rPr>
          <w:lang w:val="en-US"/>
        </w:rPr>
      </w:pPr>
    </w:p>
    <w:p w14:paraId="4C024896" w14:textId="77777777" w:rsidR="005A7A9C" w:rsidRPr="008F1C25" w:rsidRDefault="005A7A9C" w:rsidP="005A7A9C">
      <w:pPr>
        <w:rPr>
          <w:u w:val="single"/>
          <w:lang w:val="en-US"/>
        </w:rPr>
      </w:pPr>
      <w:r w:rsidRPr="008F1C25">
        <w:rPr>
          <w:u w:val="single"/>
          <w:lang w:val="en-US"/>
        </w:rPr>
        <w:t>Expected result:</w:t>
      </w:r>
    </w:p>
    <w:p w14:paraId="0EA7707F" w14:textId="77777777" w:rsidR="005A7A9C" w:rsidRPr="00C40222" w:rsidRDefault="005A7A9C" w:rsidP="00CA5295">
      <w:pPr>
        <w:pStyle w:val="ListParagraph"/>
        <w:numPr>
          <w:ilvl w:val="0"/>
          <w:numId w:val="42"/>
        </w:numPr>
        <w:spacing w:line="360" w:lineRule="auto"/>
        <w:jc w:val="both"/>
        <w:rPr>
          <w:lang w:val="en-US"/>
        </w:rPr>
      </w:pPr>
      <w:r w:rsidRPr="00C40222">
        <w:rPr>
          <w:lang w:val="en-US"/>
        </w:rPr>
        <w:t xml:space="preserve">Status code </w:t>
      </w:r>
      <w:r>
        <w:rPr>
          <w:lang w:val="en-US"/>
        </w:rPr>
        <w:t>400 Bad request</w:t>
      </w:r>
    </w:p>
    <w:p w14:paraId="48936EFC" w14:textId="77777777" w:rsidR="005A7A9C" w:rsidRPr="00C40222" w:rsidRDefault="005A7A9C" w:rsidP="00CA5295">
      <w:pPr>
        <w:pStyle w:val="ListParagraph"/>
        <w:numPr>
          <w:ilvl w:val="0"/>
          <w:numId w:val="42"/>
        </w:numPr>
        <w:spacing w:line="360" w:lineRule="auto"/>
        <w:jc w:val="both"/>
        <w:rPr>
          <w:lang w:val="en-US"/>
        </w:rPr>
      </w:pPr>
      <w:r w:rsidRPr="00C40222">
        <w:rPr>
          <w:lang w:val="en-US"/>
        </w:rPr>
        <w:t>Response</w:t>
      </w:r>
    </w:p>
    <w:p w14:paraId="5B1591E3" w14:textId="77777777" w:rsidR="005A7A9C" w:rsidRDefault="005A7A9C" w:rsidP="005A7A9C">
      <w:pPr>
        <w:ind w:left="360"/>
        <w:rPr>
          <w:lang w:val="en-US"/>
        </w:rPr>
      </w:pPr>
      <w:r>
        <w:rPr>
          <w:lang w:val="en-US"/>
        </w:rPr>
        <w:t>Message: The student already exists in the database.</w:t>
      </w:r>
    </w:p>
    <w:p w14:paraId="658A9139" w14:textId="77777777" w:rsidR="005A7A9C" w:rsidRPr="00C40222" w:rsidRDefault="005A7A9C" w:rsidP="005A7A9C">
      <w:pPr>
        <w:ind w:left="360"/>
        <w:rPr>
          <w:lang w:val="en-US"/>
        </w:rPr>
      </w:pPr>
    </w:p>
    <w:p w14:paraId="0FF216CB" w14:textId="6855DDAB" w:rsidR="005A7A9C" w:rsidRPr="008F1C25" w:rsidRDefault="00A74157" w:rsidP="005A7A9C">
      <w:pPr>
        <w:rPr>
          <w:u w:val="single"/>
          <w:lang w:val="en-US"/>
        </w:rPr>
      </w:pPr>
      <w:r w:rsidRPr="008F1C25">
        <w:rPr>
          <w:u w:val="single"/>
          <w:lang w:val="en-US"/>
        </w:rPr>
        <w:t>Actual</w:t>
      </w:r>
      <w:r w:rsidR="005A7A9C" w:rsidRPr="008F1C25">
        <w:rPr>
          <w:u w:val="single"/>
          <w:lang w:val="en-US"/>
        </w:rPr>
        <w:t xml:space="preserve"> result:</w:t>
      </w:r>
    </w:p>
    <w:p w14:paraId="5561307A" w14:textId="77777777" w:rsidR="005A7A9C" w:rsidRDefault="005A7A9C" w:rsidP="00CA5295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POST </w:t>
      </w:r>
      <w:hyperlink r:id="rId53" w:history="1">
        <w:r w:rsidRPr="00841B5B">
          <w:rPr>
            <w:rStyle w:val="Hyperlink"/>
            <w:lang w:val="en-US"/>
          </w:rPr>
          <w:t>http://108.143.193.45:8080/api/v1/students/</w:t>
        </w:r>
      </w:hyperlink>
    </w:p>
    <w:p w14:paraId="0C8DA425" w14:textId="77777777" w:rsidR="005A7A9C" w:rsidRDefault="005A7A9C" w:rsidP="00CA5295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Body + raw + JSON</w:t>
      </w:r>
    </w:p>
    <w:p w14:paraId="30DEE188" w14:textId="77777777" w:rsidR="005A7A9C" w:rsidRPr="00631418" w:rsidRDefault="005A7A9C" w:rsidP="00CA5295">
      <w:pPr>
        <w:pStyle w:val="ListParagraph"/>
        <w:numPr>
          <w:ilvl w:val="0"/>
          <w:numId w:val="43"/>
        </w:numPr>
        <w:rPr>
          <w:lang w:val="en-US"/>
        </w:rPr>
      </w:pPr>
      <w:r w:rsidRPr="00631418">
        <w:rPr>
          <w:lang w:val="en-US"/>
        </w:rPr>
        <w:t>{</w:t>
      </w:r>
    </w:p>
    <w:p w14:paraId="717ED9D2" w14:textId="77777777" w:rsidR="005A7A9C" w:rsidRPr="00631418" w:rsidRDefault="005A7A9C" w:rsidP="005A7A9C">
      <w:pPr>
        <w:pStyle w:val="ListParagraph"/>
        <w:rPr>
          <w:lang w:val="en-US"/>
        </w:rPr>
      </w:pPr>
    </w:p>
    <w:p w14:paraId="2A774F11" w14:textId="77777777" w:rsidR="005A7A9C" w:rsidRPr="00631418" w:rsidRDefault="005A7A9C" w:rsidP="005A7A9C">
      <w:pPr>
        <w:pStyle w:val="ListParagraph"/>
        <w:rPr>
          <w:lang w:val="en-US"/>
        </w:rPr>
      </w:pPr>
      <w:r w:rsidRPr="00631418">
        <w:rPr>
          <w:lang w:val="en-US"/>
        </w:rPr>
        <w:t>"</w:t>
      </w:r>
      <w:proofErr w:type="spellStart"/>
      <w:r w:rsidRPr="00631418">
        <w:rPr>
          <w:lang w:val="en-US"/>
        </w:rPr>
        <w:t>firstName</w:t>
      </w:r>
      <w:proofErr w:type="spellEnd"/>
      <w:r w:rsidRPr="00631418">
        <w:rPr>
          <w:lang w:val="en-US"/>
        </w:rPr>
        <w:t>":  "Marek",</w:t>
      </w:r>
    </w:p>
    <w:p w14:paraId="3E2109BB" w14:textId="77777777" w:rsidR="005A7A9C" w:rsidRPr="00631418" w:rsidRDefault="005A7A9C" w:rsidP="005A7A9C">
      <w:pPr>
        <w:pStyle w:val="ListParagraph"/>
        <w:rPr>
          <w:lang w:val="en-US"/>
        </w:rPr>
      </w:pPr>
      <w:r w:rsidRPr="00631418">
        <w:rPr>
          <w:lang w:val="en-US"/>
        </w:rPr>
        <w:t>"</w:t>
      </w:r>
      <w:proofErr w:type="spellStart"/>
      <w:r w:rsidRPr="00631418">
        <w:rPr>
          <w:lang w:val="en-US"/>
        </w:rPr>
        <w:t>lastName</w:t>
      </w:r>
      <w:proofErr w:type="spellEnd"/>
      <w:r w:rsidRPr="00631418">
        <w:rPr>
          <w:lang w:val="en-US"/>
        </w:rPr>
        <w:t>": "Benda",</w:t>
      </w:r>
    </w:p>
    <w:p w14:paraId="147F1A83" w14:textId="77777777" w:rsidR="005A7A9C" w:rsidRPr="00631418" w:rsidRDefault="005A7A9C" w:rsidP="005A7A9C">
      <w:pPr>
        <w:pStyle w:val="ListParagraph"/>
        <w:rPr>
          <w:lang w:val="en-US"/>
        </w:rPr>
      </w:pPr>
      <w:r w:rsidRPr="00631418">
        <w:rPr>
          <w:lang w:val="en-US"/>
        </w:rPr>
        <w:t>"email":  "marek.benda@seznam.cz",</w:t>
      </w:r>
    </w:p>
    <w:p w14:paraId="6B28C351" w14:textId="77777777" w:rsidR="005A7A9C" w:rsidRPr="00631418" w:rsidRDefault="005A7A9C" w:rsidP="005A7A9C">
      <w:pPr>
        <w:pStyle w:val="ListParagraph"/>
        <w:rPr>
          <w:lang w:val="en-US"/>
        </w:rPr>
      </w:pPr>
      <w:r w:rsidRPr="00631418">
        <w:rPr>
          <w:lang w:val="en-US"/>
        </w:rPr>
        <w:t>"age":  22</w:t>
      </w:r>
    </w:p>
    <w:p w14:paraId="15D9EF51" w14:textId="77777777" w:rsidR="005A7A9C" w:rsidRPr="00631418" w:rsidRDefault="005A7A9C" w:rsidP="005A7A9C">
      <w:pPr>
        <w:pStyle w:val="ListParagraph"/>
        <w:rPr>
          <w:lang w:val="en-US"/>
        </w:rPr>
      </w:pPr>
    </w:p>
    <w:p w14:paraId="64BEB7B0" w14:textId="77777777" w:rsidR="005A7A9C" w:rsidRPr="00631418" w:rsidRDefault="005A7A9C" w:rsidP="005A7A9C">
      <w:pPr>
        <w:pStyle w:val="ListParagraph"/>
        <w:rPr>
          <w:lang w:val="en-US"/>
        </w:rPr>
      </w:pPr>
      <w:r w:rsidRPr="00631418">
        <w:rPr>
          <w:lang w:val="en-US"/>
        </w:rPr>
        <w:t>}</w:t>
      </w:r>
    </w:p>
    <w:p w14:paraId="0399BCCC" w14:textId="77777777" w:rsidR="005A7A9C" w:rsidRDefault="005A7A9C" w:rsidP="00CA5295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SEND</w:t>
      </w:r>
    </w:p>
    <w:p w14:paraId="3BEC9A21" w14:textId="77777777" w:rsidR="005A7A9C" w:rsidRDefault="005A7A9C" w:rsidP="005A7A9C">
      <w:pPr>
        <w:pStyle w:val="ListParagraph"/>
        <w:rPr>
          <w:lang w:val="en-US"/>
        </w:rPr>
      </w:pPr>
    </w:p>
    <w:p w14:paraId="3253C12F" w14:textId="6C8E47E2" w:rsidR="005A7A9C" w:rsidRPr="008F1C25" w:rsidRDefault="005A7A9C" w:rsidP="005A7A9C">
      <w:pPr>
        <w:rPr>
          <w:u w:val="single"/>
          <w:lang w:val="en-US"/>
        </w:rPr>
      </w:pPr>
      <w:r w:rsidRPr="008F1C25">
        <w:rPr>
          <w:u w:val="single"/>
          <w:lang w:val="en-US"/>
        </w:rPr>
        <w:t>Response</w:t>
      </w:r>
      <w:r w:rsidR="00CA5295" w:rsidRPr="008F1C25">
        <w:rPr>
          <w:u w:val="single"/>
          <w:lang w:val="en-US"/>
        </w:rPr>
        <w:t xml:space="preserve">: </w:t>
      </w:r>
    </w:p>
    <w:p w14:paraId="5226FAB8" w14:textId="77777777" w:rsidR="005A7A9C" w:rsidRPr="00E27D11" w:rsidRDefault="005A7A9C" w:rsidP="005A7A9C">
      <w:pPr>
        <w:rPr>
          <w:lang w:val="en-US"/>
        </w:rPr>
      </w:pPr>
      <w:r w:rsidRPr="00E27D11">
        <w:rPr>
          <w:lang w:val="en-US"/>
        </w:rPr>
        <w:t xml:space="preserve">1) </w:t>
      </w:r>
      <w:r>
        <w:rPr>
          <w:lang w:val="en-US"/>
        </w:rPr>
        <w:t>Status 200 OK</w:t>
      </w:r>
    </w:p>
    <w:p w14:paraId="3C6D4C18" w14:textId="77777777" w:rsidR="005A7A9C" w:rsidRDefault="005A7A9C" w:rsidP="005A7A9C">
      <w:pPr>
        <w:rPr>
          <w:lang w:val="en-US"/>
        </w:rPr>
      </w:pPr>
      <w:r w:rsidRPr="00E27D11">
        <w:rPr>
          <w:lang w:val="en-US"/>
        </w:rPr>
        <w:t>2) Response</w:t>
      </w:r>
    </w:p>
    <w:p w14:paraId="480D1A19" w14:textId="77777777" w:rsidR="005A7A9C" w:rsidRPr="005A7A9C" w:rsidRDefault="005A7A9C" w:rsidP="005A7A9C">
      <w:pPr>
        <w:rPr>
          <w:lang w:val="en-US"/>
        </w:rPr>
      </w:pPr>
      <w:r w:rsidRPr="005A7A9C">
        <w:rPr>
          <w:lang w:val="en-US"/>
        </w:rPr>
        <w:t>{</w:t>
      </w:r>
    </w:p>
    <w:p w14:paraId="39AF01B5" w14:textId="77777777" w:rsidR="005A7A9C" w:rsidRPr="005A7A9C" w:rsidRDefault="005A7A9C" w:rsidP="005A7A9C">
      <w:pPr>
        <w:rPr>
          <w:lang w:val="en-US"/>
        </w:rPr>
      </w:pPr>
      <w:r w:rsidRPr="005A7A9C">
        <w:rPr>
          <w:lang w:val="en-US"/>
        </w:rPr>
        <w:t xml:space="preserve">    "id": 1287,</w:t>
      </w:r>
    </w:p>
    <w:p w14:paraId="09E14151" w14:textId="77777777" w:rsidR="005A7A9C" w:rsidRPr="005A7A9C" w:rsidRDefault="005A7A9C" w:rsidP="005A7A9C">
      <w:pPr>
        <w:rPr>
          <w:lang w:val="en-US"/>
        </w:rPr>
      </w:pPr>
      <w:r w:rsidRPr="005A7A9C">
        <w:rPr>
          <w:lang w:val="en-US"/>
        </w:rPr>
        <w:t xml:space="preserve">    "</w:t>
      </w:r>
      <w:proofErr w:type="spellStart"/>
      <w:r w:rsidRPr="005A7A9C">
        <w:rPr>
          <w:lang w:val="en-US"/>
        </w:rPr>
        <w:t>firstName</w:t>
      </w:r>
      <w:proofErr w:type="spellEnd"/>
      <w:r w:rsidRPr="005A7A9C">
        <w:rPr>
          <w:lang w:val="en-US"/>
        </w:rPr>
        <w:t>": "Marek",</w:t>
      </w:r>
    </w:p>
    <w:p w14:paraId="21937B9F" w14:textId="77777777" w:rsidR="005A7A9C" w:rsidRPr="005A7A9C" w:rsidRDefault="005A7A9C" w:rsidP="005A7A9C">
      <w:pPr>
        <w:rPr>
          <w:lang w:val="en-US"/>
        </w:rPr>
      </w:pPr>
      <w:r w:rsidRPr="005A7A9C">
        <w:rPr>
          <w:lang w:val="en-US"/>
        </w:rPr>
        <w:t xml:space="preserve">    "</w:t>
      </w:r>
      <w:proofErr w:type="spellStart"/>
      <w:r w:rsidRPr="005A7A9C">
        <w:rPr>
          <w:lang w:val="en-US"/>
        </w:rPr>
        <w:t>lastName</w:t>
      </w:r>
      <w:proofErr w:type="spellEnd"/>
      <w:r w:rsidRPr="005A7A9C">
        <w:rPr>
          <w:lang w:val="en-US"/>
        </w:rPr>
        <w:t>": "BENDA",</w:t>
      </w:r>
    </w:p>
    <w:p w14:paraId="31FA4945" w14:textId="77777777" w:rsidR="005A7A9C" w:rsidRPr="005A7A9C" w:rsidRDefault="005A7A9C" w:rsidP="005A7A9C">
      <w:pPr>
        <w:rPr>
          <w:lang w:val="en-US"/>
        </w:rPr>
      </w:pPr>
      <w:r w:rsidRPr="005A7A9C">
        <w:rPr>
          <w:lang w:val="en-US"/>
        </w:rPr>
        <w:t xml:space="preserve">    "email": "marek.benda@seznam.cz",</w:t>
      </w:r>
    </w:p>
    <w:p w14:paraId="69D9B2FB" w14:textId="77777777" w:rsidR="005A7A9C" w:rsidRPr="005A7A9C" w:rsidRDefault="005A7A9C" w:rsidP="005A7A9C">
      <w:pPr>
        <w:rPr>
          <w:lang w:val="en-US"/>
        </w:rPr>
      </w:pPr>
      <w:r w:rsidRPr="005A7A9C">
        <w:rPr>
          <w:lang w:val="en-US"/>
        </w:rPr>
        <w:t xml:space="preserve">    "age": 22</w:t>
      </w:r>
    </w:p>
    <w:p w14:paraId="5FB43BFF" w14:textId="77777777" w:rsidR="005A7A9C" w:rsidRDefault="005A7A9C" w:rsidP="005A7A9C">
      <w:pPr>
        <w:rPr>
          <w:lang w:val="en-US"/>
        </w:rPr>
      </w:pPr>
      <w:r w:rsidRPr="005A7A9C">
        <w:rPr>
          <w:lang w:val="en-US"/>
        </w:rPr>
        <w:t>}</w:t>
      </w:r>
    </w:p>
    <w:p w14:paraId="206E864C" w14:textId="77777777" w:rsidR="005A7A9C" w:rsidRDefault="005A7A9C" w:rsidP="005A7A9C">
      <w:pPr>
        <w:rPr>
          <w:lang w:val="en-US"/>
        </w:rPr>
      </w:pPr>
      <w:r w:rsidRPr="005A7A9C">
        <w:rPr>
          <w:noProof/>
          <w:lang w:val="en-US"/>
        </w:rPr>
        <w:drawing>
          <wp:inline distT="0" distB="0" distL="0" distR="0" wp14:anchorId="648B596F" wp14:editId="50F2E937">
            <wp:extent cx="5733415" cy="3390900"/>
            <wp:effectExtent l="0" t="0" r="635" b="0"/>
            <wp:docPr id="1671569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2885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3) </w:t>
      </w:r>
      <w:r w:rsidRPr="005A7A9C">
        <w:rPr>
          <w:lang w:val="en-US"/>
        </w:rPr>
        <w:t>Check database</w:t>
      </w:r>
    </w:p>
    <w:p w14:paraId="4B22D139" w14:textId="77777777" w:rsidR="005A7A9C" w:rsidRPr="005A7A9C" w:rsidRDefault="005A7A9C" w:rsidP="005A7A9C">
      <w:pPr>
        <w:rPr>
          <w:lang w:val="en-US"/>
        </w:rPr>
      </w:pPr>
      <w:r w:rsidRPr="005A7A9C">
        <w:rPr>
          <w:noProof/>
          <w:lang w:val="en-US"/>
        </w:rPr>
        <w:drawing>
          <wp:inline distT="0" distB="0" distL="0" distR="0" wp14:anchorId="11E9C06B" wp14:editId="4F878FC1">
            <wp:extent cx="4591286" cy="2533780"/>
            <wp:effectExtent l="0" t="0" r="0" b="0"/>
            <wp:docPr id="186098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3998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59B7" w14:textId="58C92175" w:rsidR="005A7A9C" w:rsidRPr="00E27D11" w:rsidRDefault="005A7A9C" w:rsidP="005A7A9C">
      <w:pPr>
        <w:rPr>
          <w:lang w:val="en-US"/>
        </w:rPr>
      </w:pPr>
      <w:r w:rsidRPr="00E27D11">
        <w:rPr>
          <w:lang w:val="en-US"/>
        </w:rPr>
        <w:lastRenderedPageBreak/>
        <w:t xml:space="preserve">Test </w:t>
      </w:r>
      <w:r>
        <w:rPr>
          <w:lang w:val="en-US"/>
        </w:rPr>
        <w:t>failed. Another student has been saved with all the same data.</w:t>
      </w:r>
    </w:p>
    <w:p w14:paraId="65CB4E74" w14:textId="77777777" w:rsidR="00A74157" w:rsidRDefault="005A7A9C">
      <w:pPr>
        <w:rPr>
          <w:iCs/>
          <w:lang w:val="en-US"/>
        </w:rPr>
      </w:pPr>
      <w:r>
        <w:rPr>
          <w:iCs/>
          <w:lang w:val="en-US"/>
        </w:rPr>
        <w:t xml:space="preserve">It doesn’t make sense to create duplicity student.  </w:t>
      </w:r>
    </w:p>
    <w:p w14:paraId="4842E5E8" w14:textId="77777777" w:rsidR="00A74157" w:rsidRDefault="00A74157">
      <w:pPr>
        <w:rPr>
          <w:iCs/>
          <w:lang w:val="en-US"/>
        </w:rPr>
      </w:pPr>
    </w:p>
    <w:p w14:paraId="7111C81C" w14:textId="22F26615" w:rsidR="00A74157" w:rsidRPr="008F1C25" w:rsidRDefault="00A74157">
      <w:pPr>
        <w:rPr>
          <w:iCs/>
          <w:u w:val="single"/>
          <w:lang w:val="en-US"/>
        </w:rPr>
      </w:pPr>
      <w:r w:rsidRPr="008F1C25">
        <w:rPr>
          <w:iCs/>
          <w:u w:val="single"/>
          <w:lang w:val="en-US"/>
        </w:rPr>
        <w:t>Expected result:</w:t>
      </w:r>
    </w:p>
    <w:p w14:paraId="30AD68C7" w14:textId="324B757E" w:rsidR="00A74157" w:rsidRPr="00A74157" w:rsidRDefault="00A74157" w:rsidP="00A74157">
      <w:pPr>
        <w:pStyle w:val="ListParagraph"/>
        <w:numPr>
          <w:ilvl w:val="1"/>
          <w:numId w:val="27"/>
        </w:numPr>
        <w:rPr>
          <w:lang w:val="en-US"/>
        </w:rPr>
      </w:pPr>
      <w:r w:rsidRPr="00A74157">
        <w:rPr>
          <w:lang w:val="en-US"/>
        </w:rPr>
        <w:t xml:space="preserve">Status </w:t>
      </w:r>
      <w:r>
        <w:rPr>
          <w:lang w:val="en-US"/>
        </w:rPr>
        <w:t>400 Bad Request</w:t>
      </w:r>
    </w:p>
    <w:p w14:paraId="07996633" w14:textId="6464AEF2" w:rsidR="00A74157" w:rsidRPr="00A74157" w:rsidRDefault="00A74157" w:rsidP="00A74157">
      <w:pPr>
        <w:pStyle w:val="ListParagraph"/>
        <w:numPr>
          <w:ilvl w:val="1"/>
          <w:numId w:val="27"/>
        </w:numPr>
        <w:rPr>
          <w:lang w:val="en-US"/>
        </w:rPr>
      </w:pPr>
      <w:r w:rsidRPr="00A74157">
        <w:rPr>
          <w:lang w:val="en-US"/>
        </w:rPr>
        <w:t>Response</w:t>
      </w:r>
    </w:p>
    <w:p w14:paraId="197C13A1" w14:textId="008DE67E" w:rsidR="00A74157" w:rsidRDefault="00A74157">
      <w:pPr>
        <w:rPr>
          <w:iCs/>
          <w:lang w:val="en-US"/>
        </w:rPr>
      </w:pPr>
      <w:r>
        <w:rPr>
          <w:iCs/>
          <w:lang w:val="en-US"/>
        </w:rPr>
        <w:t>Message: Student already exists. Minimally email address must be different.</w:t>
      </w:r>
    </w:p>
    <w:p w14:paraId="46D34068" w14:textId="5236C04C" w:rsidR="00170BE9" w:rsidRDefault="005A7A9C">
      <w:pPr>
        <w:rPr>
          <w:iCs/>
          <w:lang w:val="en-US"/>
        </w:rPr>
      </w:pPr>
      <w:r>
        <w:rPr>
          <w:iCs/>
          <w:lang w:val="en-US"/>
        </w:rPr>
        <w:t>I would suggest adding a new condition: minimally an email address must be different.</w:t>
      </w:r>
    </w:p>
    <w:p w14:paraId="27A8F399" w14:textId="77777777" w:rsidR="00CA5295" w:rsidRDefault="00CA5295">
      <w:pPr>
        <w:rPr>
          <w:iCs/>
          <w:lang w:val="en-US"/>
        </w:rPr>
      </w:pPr>
    </w:p>
    <w:p w14:paraId="71ABA282" w14:textId="77777777" w:rsidR="00020B51" w:rsidRDefault="00020B51">
      <w:pPr>
        <w:rPr>
          <w:iCs/>
          <w:lang w:val="en-US"/>
        </w:rPr>
      </w:pPr>
    </w:p>
    <w:p w14:paraId="19497429" w14:textId="77777777" w:rsidR="00020B51" w:rsidRDefault="00020B51">
      <w:pPr>
        <w:rPr>
          <w:iCs/>
          <w:lang w:val="en-US"/>
        </w:rPr>
      </w:pPr>
    </w:p>
    <w:p w14:paraId="3D5C9BBA" w14:textId="77777777" w:rsidR="00CA5295" w:rsidRDefault="00CA5295" w:rsidP="005C6CB8">
      <w:pPr>
        <w:pStyle w:val="Heading2"/>
        <w:rPr>
          <w:lang w:val="en-US"/>
        </w:rPr>
      </w:pPr>
      <w:bookmarkStart w:id="44" w:name="_Toc172283554"/>
      <w:r w:rsidRPr="00C40222">
        <w:rPr>
          <w:lang w:val="en-US"/>
        </w:rPr>
        <w:t xml:space="preserve">009 </w:t>
      </w:r>
      <w:proofErr w:type="spellStart"/>
      <w:r w:rsidRPr="00C40222">
        <w:rPr>
          <w:lang w:val="en-US"/>
        </w:rPr>
        <w:t>Abtract</w:t>
      </w:r>
      <w:proofErr w:type="spellEnd"/>
      <w:r w:rsidRPr="00C40222">
        <w:rPr>
          <w:lang w:val="en-US"/>
        </w:rPr>
        <w:t xml:space="preserve">: Add a new student with some missing </w:t>
      </w:r>
      <w:proofErr w:type="gramStart"/>
      <w:r w:rsidRPr="00C40222">
        <w:rPr>
          <w:lang w:val="en-US"/>
        </w:rPr>
        <w:t>data</w:t>
      </w:r>
      <w:bookmarkEnd w:id="44"/>
      <w:proofErr w:type="gramEnd"/>
    </w:p>
    <w:p w14:paraId="24CEF72E" w14:textId="77777777" w:rsidR="00CA5295" w:rsidRDefault="00CA5295" w:rsidP="00CA5295">
      <w:pPr>
        <w:rPr>
          <w:b/>
          <w:bCs/>
          <w:lang w:val="en-US"/>
        </w:rPr>
      </w:pPr>
    </w:p>
    <w:p w14:paraId="32ED5390" w14:textId="77777777" w:rsidR="00CA5295" w:rsidRPr="008F1C25" w:rsidRDefault="00CA5295" w:rsidP="00CA5295">
      <w:pPr>
        <w:rPr>
          <w:u w:val="single"/>
          <w:lang w:val="en-US"/>
        </w:rPr>
      </w:pPr>
      <w:r w:rsidRPr="008F1C25">
        <w:rPr>
          <w:u w:val="single"/>
          <w:lang w:val="en-US"/>
        </w:rPr>
        <w:t>Data Preparation:</w:t>
      </w:r>
    </w:p>
    <w:p w14:paraId="55AB8976" w14:textId="77777777" w:rsidR="00CA5295" w:rsidRDefault="00CA5295" w:rsidP="00CA5295">
      <w:pPr>
        <w:rPr>
          <w:lang w:val="en-US"/>
        </w:rPr>
      </w:pPr>
      <w:r w:rsidRPr="00DF658E">
        <w:rPr>
          <w:lang w:val="en-US"/>
        </w:rPr>
        <w:t>POST</w:t>
      </w:r>
      <w:r>
        <w:rPr>
          <w:lang w:val="en-US"/>
        </w:rPr>
        <w:t xml:space="preserve"> – create new student: 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 xml:space="preserve"> missing,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Vopice</w:t>
      </w:r>
      <w:proofErr w:type="spellEnd"/>
      <w:r>
        <w:rPr>
          <w:lang w:val="en-US"/>
        </w:rPr>
        <w:t xml:space="preserve">, email missing, 78 </w:t>
      </w:r>
      <w:proofErr w:type="gramStart"/>
      <w:r>
        <w:rPr>
          <w:lang w:val="en-US"/>
        </w:rPr>
        <w:t>let</w:t>
      </w:r>
      <w:proofErr w:type="gramEnd"/>
    </w:p>
    <w:p w14:paraId="30C55F04" w14:textId="77777777" w:rsidR="00CA5295" w:rsidRDefault="00CA5295" w:rsidP="00CA5295">
      <w:pPr>
        <w:rPr>
          <w:lang w:val="en-US"/>
        </w:rPr>
      </w:pPr>
      <w:r>
        <w:rPr>
          <w:lang w:val="en-US"/>
        </w:rPr>
        <w:t xml:space="preserve">Conditions: </w:t>
      </w:r>
    </w:p>
    <w:p w14:paraId="1EDAEC8E" w14:textId="77777777" w:rsidR="00CA5295" w:rsidRDefault="00CA5295" w:rsidP="00CA5295">
      <w:pPr>
        <w:pStyle w:val="ListParagraph"/>
        <w:numPr>
          <w:ilvl w:val="0"/>
          <w:numId w:val="34"/>
        </w:numPr>
        <w:rPr>
          <w:lang w:val="en-US"/>
        </w:rPr>
      </w:pPr>
      <w:r w:rsidRPr="00E7704D">
        <w:rPr>
          <w:lang w:val="en-US"/>
        </w:rPr>
        <w:t xml:space="preserve">all data are </w:t>
      </w:r>
      <w:proofErr w:type="spellStart"/>
      <w:r w:rsidRPr="00E7704D">
        <w:rPr>
          <w:lang w:val="en-US"/>
        </w:rPr>
        <w:t>manatory</w:t>
      </w:r>
      <w:proofErr w:type="spellEnd"/>
      <w:r w:rsidRPr="00E7704D">
        <w:rPr>
          <w:lang w:val="en-US"/>
        </w:rPr>
        <w:t xml:space="preserve"> (</w:t>
      </w:r>
      <w:proofErr w:type="spellStart"/>
      <w:r w:rsidRPr="00E7704D">
        <w:rPr>
          <w:lang w:val="en-US"/>
        </w:rPr>
        <w:t>firstName</w:t>
      </w:r>
      <w:proofErr w:type="spellEnd"/>
      <w:r w:rsidRPr="00E7704D">
        <w:rPr>
          <w:lang w:val="en-US"/>
        </w:rPr>
        <w:t xml:space="preserve">, </w:t>
      </w:r>
      <w:proofErr w:type="spellStart"/>
      <w:r w:rsidRPr="00E7704D">
        <w:rPr>
          <w:lang w:val="en-US"/>
        </w:rPr>
        <w:t>lastName</w:t>
      </w:r>
      <w:proofErr w:type="spellEnd"/>
      <w:r w:rsidRPr="00E7704D">
        <w:rPr>
          <w:lang w:val="en-US"/>
        </w:rPr>
        <w:t>, email, age)</w:t>
      </w:r>
    </w:p>
    <w:p w14:paraId="4FB1BDBB" w14:textId="77777777" w:rsidR="00CA5295" w:rsidRDefault="00CA5295" w:rsidP="00CA5295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all data are saved as </w:t>
      </w:r>
      <w:proofErr w:type="gramStart"/>
      <w:r>
        <w:rPr>
          <w:lang w:val="en-US"/>
        </w:rPr>
        <w:t>lowercase</w:t>
      </w:r>
      <w:proofErr w:type="gramEnd"/>
    </w:p>
    <w:p w14:paraId="70C886F9" w14:textId="77777777" w:rsidR="00CA5295" w:rsidRDefault="00CA5295" w:rsidP="00CA5295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possible age 1 – 150</w:t>
      </w:r>
    </w:p>
    <w:p w14:paraId="57EEE8B4" w14:textId="77777777" w:rsidR="00CA5295" w:rsidRPr="00F848DB" w:rsidRDefault="00CA5295" w:rsidP="00CA5295">
      <w:pPr>
        <w:pStyle w:val="ListParagraph"/>
        <w:rPr>
          <w:lang w:val="en-US"/>
        </w:rPr>
      </w:pPr>
    </w:p>
    <w:p w14:paraId="0362311D" w14:textId="77777777" w:rsidR="00CA5295" w:rsidRPr="008F1C25" w:rsidRDefault="00CA5295" w:rsidP="00CA5295">
      <w:pPr>
        <w:rPr>
          <w:u w:val="single"/>
          <w:lang w:val="en-US"/>
        </w:rPr>
      </w:pPr>
      <w:r w:rsidRPr="008F1C25">
        <w:rPr>
          <w:u w:val="single"/>
          <w:lang w:val="en-US"/>
        </w:rPr>
        <w:t>Steps:</w:t>
      </w:r>
    </w:p>
    <w:p w14:paraId="6902D257" w14:textId="77777777" w:rsidR="00CA5295" w:rsidRDefault="00CA5295" w:rsidP="006507B7">
      <w:pPr>
        <w:pStyle w:val="ListParagraph"/>
        <w:numPr>
          <w:ilvl w:val="0"/>
          <w:numId w:val="53"/>
        </w:numPr>
        <w:rPr>
          <w:lang w:val="en-US"/>
        </w:rPr>
      </w:pPr>
      <w:r>
        <w:rPr>
          <w:lang w:val="en-US"/>
        </w:rPr>
        <w:t xml:space="preserve">POST </w:t>
      </w:r>
      <w:hyperlink r:id="rId54" w:history="1">
        <w:r w:rsidRPr="00F7471E">
          <w:rPr>
            <w:rStyle w:val="Hyperlink"/>
            <w:lang w:val="en-US"/>
          </w:rPr>
          <w:t>http://108.143.193.45:8080/api/v1/students/</w:t>
        </w:r>
      </w:hyperlink>
    </w:p>
    <w:p w14:paraId="2C4C4546" w14:textId="77777777" w:rsidR="00CA5295" w:rsidRDefault="00CA5295" w:rsidP="006507B7">
      <w:pPr>
        <w:pStyle w:val="ListParagraph"/>
        <w:numPr>
          <w:ilvl w:val="0"/>
          <w:numId w:val="53"/>
        </w:numPr>
        <w:rPr>
          <w:lang w:val="en-US"/>
        </w:rPr>
      </w:pPr>
      <w:r>
        <w:rPr>
          <w:lang w:val="en-US"/>
        </w:rPr>
        <w:t>Body + raw + JSON</w:t>
      </w:r>
    </w:p>
    <w:p w14:paraId="050A56F7" w14:textId="77777777" w:rsidR="00CA5295" w:rsidRPr="00753545" w:rsidRDefault="00CA5295" w:rsidP="00CA5295">
      <w:pPr>
        <w:ind w:left="360"/>
        <w:jc w:val="both"/>
        <w:rPr>
          <w:lang w:val="en-US"/>
        </w:rPr>
      </w:pPr>
      <w:r w:rsidRPr="00753545">
        <w:rPr>
          <w:lang w:val="en-US"/>
        </w:rPr>
        <w:t>{</w:t>
      </w:r>
    </w:p>
    <w:p w14:paraId="78B6EE9C" w14:textId="23C352E8" w:rsidR="00CA5295" w:rsidRPr="00C40222" w:rsidRDefault="00CA5295" w:rsidP="00CA5295">
      <w:pPr>
        <w:ind w:left="360"/>
        <w:rPr>
          <w:lang w:val="en-US"/>
        </w:rPr>
      </w:pPr>
      <w:r w:rsidRPr="00C40222">
        <w:rPr>
          <w:lang w:val="en-US"/>
        </w:rPr>
        <w:t>"</w:t>
      </w:r>
      <w:proofErr w:type="spellStart"/>
      <w:r w:rsidRPr="00C40222">
        <w:rPr>
          <w:lang w:val="en-US"/>
        </w:rPr>
        <w:t>lastName</w:t>
      </w:r>
      <w:proofErr w:type="spellEnd"/>
      <w:r w:rsidRPr="00C40222">
        <w:rPr>
          <w:lang w:val="en-US"/>
        </w:rPr>
        <w:t>": "</w:t>
      </w:r>
      <w:proofErr w:type="spellStart"/>
      <w:r w:rsidR="006E2F61">
        <w:rPr>
          <w:lang w:val="en-US"/>
        </w:rPr>
        <w:t>Vopice</w:t>
      </w:r>
      <w:proofErr w:type="spellEnd"/>
      <w:r w:rsidRPr="00C40222">
        <w:rPr>
          <w:lang w:val="en-US"/>
        </w:rPr>
        <w:t>",</w:t>
      </w:r>
    </w:p>
    <w:p w14:paraId="1CECCF4F" w14:textId="4F02328E" w:rsidR="00CA5295" w:rsidRPr="00C40222" w:rsidRDefault="00CA5295" w:rsidP="00CA5295">
      <w:pPr>
        <w:ind w:left="360"/>
        <w:rPr>
          <w:lang w:val="en-US"/>
        </w:rPr>
      </w:pPr>
      <w:r w:rsidRPr="00C40222">
        <w:rPr>
          <w:lang w:val="en-US"/>
        </w:rPr>
        <w:t>"age":  "</w:t>
      </w:r>
      <w:r w:rsidR="006E2F61">
        <w:rPr>
          <w:lang w:val="en-US"/>
        </w:rPr>
        <w:t>78</w:t>
      </w:r>
      <w:r w:rsidRPr="00C40222">
        <w:rPr>
          <w:lang w:val="en-US"/>
        </w:rPr>
        <w:t>"</w:t>
      </w:r>
    </w:p>
    <w:p w14:paraId="43D9CE42" w14:textId="77777777" w:rsidR="00CA5295" w:rsidRDefault="00CA5295" w:rsidP="00CA5295">
      <w:pPr>
        <w:ind w:left="360"/>
        <w:rPr>
          <w:lang w:val="en-US"/>
        </w:rPr>
      </w:pPr>
      <w:r w:rsidRPr="00C40222">
        <w:rPr>
          <w:lang w:val="en-US"/>
        </w:rPr>
        <w:t>}</w:t>
      </w:r>
    </w:p>
    <w:p w14:paraId="15CA9B89" w14:textId="77777777" w:rsidR="00CA5295" w:rsidRDefault="00CA5295" w:rsidP="00CA5295">
      <w:pPr>
        <w:ind w:left="360"/>
        <w:rPr>
          <w:lang w:val="en-US"/>
        </w:rPr>
      </w:pPr>
    </w:p>
    <w:p w14:paraId="18BD9D48" w14:textId="77777777" w:rsidR="00CA5295" w:rsidRPr="008F1C25" w:rsidRDefault="00CA5295" w:rsidP="00CA5295">
      <w:pPr>
        <w:rPr>
          <w:u w:val="single"/>
          <w:lang w:val="en-US"/>
        </w:rPr>
      </w:pPr>
      <w:r w:rsidRPr="008F1C25">
        <w:rPr>
          <w:u w:val="single"/>
          <w:lang w:val="en-US"/>
        </w:rPr>
        <w:t>Expected result:</w:t>
      </w:r>
    </w:p>
    <w:p w14:paraId="3D4783B6" w14:textId="77777777" w:rsidR="00CA5295" w:rsidRDefault="00CA5295" w:rsidP="00CA5295">
      <w:pPr>
        <w:rPr>
          <w:lang w:val="en-US"/>
        </w:rPr>
      </w:pPr>
      <w:r>
        <w:rPr>
          <w:lang w:val="en-US"/>
        </w:rPr>
        <w:t>Response:</w:t>
      </w:r>
    </w:p>
    <w:p w14:paraId="7B94AB90" w14:textId="77777777" w:rsidR="00CA5295" w:rsidRPr="007A12ED" w:rsidRDefault="00CA5295" w:rsidP="00CC5250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Status 400 Bad Request</w:t>
      </w:r>
    </w:p>
    <w:p w14:paraId="1186BA56" w14:textId="77777777" w:rsidR="00CA5295" w:rsidRDefault="00CA5295" w:rsidP="00CA5295">
      <w:pPr>
        <w:rPr>
          <w:b/>
          <w:bCs/>
          <w:lang w:val="en-US"/>
        </w:rPr>
      </w:pPr>
    </w:p>
    <w:p w14:paraId="78A73501" w14:textId="77777777" w:rsidR="00CA5295" w:rsidRPr="008F1C25" w:rsidRDefault="00CA5295" w:rsidP="00CA5295">
      <w:pPr>
        <w:rPr>
          <w:u w:val="single"/>
          <w:lang w:val="en-US"/>
        </w:rPr>
      </w:pPr>
      <w:r w:rsidRPr="008F1C25">
        <w:rPr>
          <w:u w:val="single"/>
          <w:lang w:val="en-US"/>
        </w:rPr>
        <w:t>Executed steps:</w:t>
      </w:r>
    </w:p>
    <w:p w14:paraId="41A9574E" w14:textId="77777777" w:rsidR="00CA5295" w:rsidRDefault="00CA5295" w:rsidP="006507B7">
      <w:pPr>
        <w:pStyle w:val="ListParagraph"/>
        <w:numPr>
          <w:ilvl w:val="0"/>
          <w:numId w:val="52"/>
        </w:numPr>
        <w:rPr>
          <w:lang w:val="en-US"/>
        </w:rPr>
      </w:pPr>
      <w:r>
        <w:rPr>
          <w:lang w:val="en-US"/>
        </w:rPr>
        <w:t xml:space="preserve">POST </w:t>
      </w:r>
      <w:hyperlink r:id="rId55" w:history="1">
        <w:r w:rsidRPr="00F7471E">
          <w:rPr>
            <w:rStyle w:val="Hyperlink"/>
            <w:lang w:val="en-US"/>
          </w:rPr>
          <w:t>http://108.143.193.45:8080/api/v1/students/</w:t>
        </w:r>
      </w:hyperlink>
    </w:p>
    <w:p w14:paraId="18873390" w14:textId="77777777" w:rsidR="00CA5295" w:rsidRDefault="00CA5295" w:rsidP="006507B7">
      <w:pPr>
        <w:pStyle w:val="ListParagraph"/>
        <w:numPr>
          <w:ilvl w:val="0"/>
          <w:numId w:val="52"/>
        </w:numPr>
        <w:rPr>
          <w:lang w:val="en-US"/>
        </w:rPr>
      </w:pPr>
      <w:r>
        <w:rPr>
          <w:lang w:val="en-US"/>
        </w:rPr>
        <w:t>Body + raw + JSON</w:t>
      </w:r>
    </w:p>
    <w:p w14:paraId="15D1E831" w14:textId="77777777" w:rsidR="00CA5295" w:rsidRPr="00753545" w:rsidRDefault="00CA5295" w:rsidP="00CA5295">
      <w:pPr>
        <w:ind w:left="360"/>
        <w:jc w:val="both"/>
        <w:rPr>
          <w:lang w:val="en-US"/>
        </w:rPr>
      </w:pPr>
      <w:r w:rsidRPr="00753545">
        <w:rPr>
          <w:lang w:val="en-US"/>
        </w:rPr>
        <w:t>{</w:t>
      </w:r>
    </w:p>
    <w:p w14:paraId="30C56137" w14:textId="570336ED" w:rsidR="00CA5295" w:rsidRPr="00C40222" w:rsidRDefault="00CA5295" w:rsidP="00CA5295">
      <w:pPr>
        <w:ind w:left="360"/>
        <w:rPr>
          <w:lang w:val="en-US"/>
        </w:rPr>
      </w:pPr>
      <w:r w:rsidRPr="00C40222">
        <w:rPr>
          <w:lang w:val="en-US"/>
        </w:rPr>
        <w:t>"</w:t>
      </w:r>
      <w:proofErr w:type="spellStart"/>
      <w:r w:rsidRPr="00C40222">
        <w:rPr>
          <w:lang w:val="en-US"/>
        </w:rPr>
        <w:t>lastName</w:t>
      </w:r>
      <w:proofErr w:type="spellEnd"/>
      <w:r w:rsidRPr="00C40222">
        <w:rPr>
          <w:lang w:val="en-US"/>
        </w:rPr>
        <w:t>": "</w:t>
      </w:r>
      <w:proofErr w:type="spellStart"/>
      <w:r w:rsidR="006E2F61">
        <w:rPr>
          <w:lang w:val="en-US"/>
        </w:rPr>
        <w:t>Vopice</w:t>
      </w:r>
      <w:proofErr w:type="spellEnd"/>
      <w:r w:rsidRPr="00C40222">
        <w:rPr>
          <w:lang w:val="en-US"/>
        </w:rPr>
        <w:t>",</w:t>
      </w:r>
    </w:p>
    <w:p w14:paraId="1F2F446A" w14:textId="72D4CB19" w:rsidR="00CA5295" w:rsidRPr="00C40222" w:rsidRDefault="00CA5295" w:rsidP="00CA5295">
      <w:pPr>
        <w:ind w:left="360"/>
        <w:rPr>
          <w:lang w:val="en-US"/>
        </w:rPr>
      </w:pPr>
      <w:r w:rsidRPr="00C40222">
        <w:rPr>
          <w:lang w:val="en-US"/>
        </w:rPr>
        <w:t>"age":  "</w:t>
      </w:r>
      <w:r w:rsidR="006E2F61">
        <w:rPr>
          <w:lang w:val="en-US"/>
        </w:rPr>
        <w:t>78</w:t>
      </w:r>
      <w:r w:rsidRPr="00C40222">
        <w:rPr>
          <w:lang w:val="en-US"/>
        </w:rPr>
        <w:t>"</w:t>
      </w:r>
    </w:p>
    <w:p w14:paraId="73604A48" w14:textId="77777777" w:rsidR="00CA5295" w:rsidRDefault="00CA5295" w:rsidP="00CA5295">
      <w:pPr>
        <w:ind w:left="360"/>
        <w:rPr>
          <w:lang w:val="en-US"/>
        </w:rPr>
      </w:pPr>
      <w:r w:rsidRPr="00C40222">
        <w:rPr>
          <w:lang w:val="en-US"/>
        </w:rPr>
        <w:t>}</w:t>
      </w:r>
    </w:p>
    <w:p w14:paraId="500E99B3" w14:textId="77777777" w:rsidR="00CA5295" w:rsidRDefault="00CA5295" w:rsidP="006507B7">
      <w:pPr>
        <w:pStyle w:val="ListParagraph"/>
        <w:numPr>
          <w:ilvl w:val="0"/>
          <w:numId w:val="52"/>
        </w:numPr>
        <w:rPr>
          <w:lang w:val="en-US"/>
        </w:rPr>
      </w:pPr>
      <w:r>
        <w:rPr>
          <w:lang w:val="en-US"/>
        </w:rPr>
        <w:t xml:space="preserve">Press button </w:t>
      </w:r>
      <w:proofErr w:type="gramStart"/>
      <w:r>
        <w:rPr>
          <w:lang w:val="en-US"/>
        </w:rPr>
        <w:t>SEND</w:t>
      </w:r>
      <w:proofErr w:type="gramEnd"/>
    </w:p>
    <w:p w14:paraId="5B2B5772" w14:textId="77777777" w:rsidR="00CA5295" w:rsidRDefault="00CA5295" w:rsidP="00CA5295">
      <w:pPr>
        <w:rPr>
          <w:lang w:val="en-US"/>
        </w:rPr>
      </w:pPr>
    </w:p>
    <w:p w14:paraId="28C68E13" w14:textId="0D61121E" w:rsidR="00CA5295" w:rsidRPr="008F1C25" w:rsidRDefault="00CA5295" w:rsidP="00CA5295">
      <w:pPr>
        <w:rPr>
          <w:u w:val="single"/>
          <w:lang w:val="en-US"/>
        </w:rPr>
      </w:pPr>
      <w:r w:rsidRPr="008F1C25">
        <w:rPr>
          <w:u w:val="single"/>
          <w:lang w:val="en-US"/>
        </w:rPr>
        <w:t>Actual result:</w:t>
      </w:r>
    </w:p>
    <w:p w14:paraId="64454AB0" w14:textId="77777777" w:rsidR="00CA5295" w:rsidRDefault="00CA5295" w:rsidP="00DB5450">
      <w:pPr>
        <w:pStyle w:val="ListParagraph"/>
        <w:numPr>
          <w:ilvl w:val="0"/>
          <w:numId w:val="59"/>
        </w:numPr>
        <w:rPr>
          <w:lang w:val="en-US"/>
        </w:rPr>
      </w:pPr>
      <w:r>
        <w:rPr>
          <w:lang w:val="en-US"/>
        </w:rPr>
        <w:t>Status 500 Internal Server Error</w:t>
      </w:r>
    </w:p>
    <w:p w14:paraId="514F2F55" w14:textId="77777777" w:rsidR="00CA5295" w:rsidRPr="00CA5295" w:rsidRDefault="00CA5295" w:rsidP="00DB5450">
      <w:pPr>
        <w:pStyle w:val="ListParagraph"/>
        <w:numPr>
          <w:ilvl w:val="0"/>
          <w:numId w:val="59"/>
        </w:numPr>
        <w:rPr>
          <w:lang w:val="en-US"/>
        </w:rPr>
      </w:pPr>
      <w:r w:rsidRPr="00CA5295">
        <w:rPr>
          <w:lang w:val="en-US"/>
        </w:rPr>
        <w:t>{</w:t>
      </w:r>
    </w:p>
    <w:p w14:paraId="65D7B135" w14:textId="77777777" w:rsidR="00CA5295" w:rsidRPr="00CA5295" w:rsidRDefault="00CA5295" w:rsidP="00CA5295">
      <w:pPr>
        <w:ind w:left="360"/>
        <w:rPr>
          <w:lang w:val="en-US"/>
        </w:rPr>
      </w:pPr>
      <w:r w:rsidRPr="00CA5295">
        <w:rPr>
          <w:lang w:val="en-US"/>
        </w:rPr>
        <w:t xml:space="preserve">    "timestamp": "2024-06-25T10:05:43.408+00:00",</w:t>
      </w:r>
    </w:p>
    <w:p w14:paraId="1EB63C96" w14:textId="77777777" w:rsidR="00CA5295" w:rsidRPr="00CA5295" w:rsidRDefault="00CA5295" w:rsidP="00CA5295">
      <w:pPr>
        <w:ind w:left="360"/>
        <w:rPr>
          <w:lang w:val="en-US"/>
        </w:rPr>
      </w:pPr>
      <w:r w:rsidRPr="00CA5295">
        <w:rPr>
          <w:lang w:val="en-US"/>
        </w:rPr>
        <w:t xml:space="preserve">    "status": 500,</w:t>
      </w:r>
    </w:p>
    <w:p w14:paraId="503F0369" w14:textId="77777777" w:rsidR="00CA5295" w:rsidRPr="00CA5295" w:rsidRDefault="00CA5295" w:rsidP="00CA5295">
      <w:pPr>
        <w:ind w:left="360"/>
        <w:rPr>
          <w:lang w:val="en-US"/>
        </w:rPr>
      </w:pPr>
      <w:r w:rsidRPr="00CA5295">
        <w:rPr>
          <w:lang w:val="en-US"/>
        </w:rPr>
        <w:lastRenderedPageBreak/>
        <w:t xml:space="preserve">    "error": "Internal Server Error",</w:t>
      </w:r>
    </w:p>
    <w:p w14:paraId="1C72A079" w14:textId="77777777" w:rsidR="00CA5295" w:rsidRPr="00CA5295" w:rsidRDefault="00CA5295" w:rsidP="00CA5295">
      <w:pPr>
        <w:ind w:left="360"/>
        <w:rPr>
          <w:lang w:val="en-US"/>
        </w:rPr>
      </w:pPr>
      <w:r w:rsidRPr="00CA5295">
        <w:rPr>
          <w:lang w:val="en-US"/>
        </w:rPr>
        <w:t xml:space="preserve">    "message": "",</w:t>
      </w:r>
    </w:p>
    <w:p w14:paraId="748306D0" w14:textId="77777777" w:rsidR="00CA5295" w:rsidRPr="00CA5295" w:rsidRDefault="00CA5295" w:rsidP="00CA5295">
      <w:pPr>
        <w:ind w:left="360"/>
        <w:rPr>
          <w:lang w:val="en-US"/>
        </w:rPr>
      </w:pPr>
      <w:r w:rsidRPr="00CA5295">
        <w:rPr>
          <w:lang w:val="en-US"/>
        </w:rPr>
        <w:t xml:space="preserve">    "path": "/</w:t>
      </w:r>
      <w:proofErr w:type="spellStart"/>
      <w:r w:rsidRPr="00CA5295">
        <w:rPr>
          <w:lang w:val="en-US"/>
        </w:rPr>
        <w:t>api</w:t>
      </w:r>
      <w:proofErr w:type="spellEnd"/>
      <w:r w:rsidRPr="00CA5295">
        <w:rPr>
          <w:lang w:val="en-US"/>
        </w:rPr>
        <w:t>/v1/students/"</w:t>
      </w:r>
    </w:p>
    <w:p w14:paraId="61A956FE" w14:textId="77777777" w:rsidR="00CA5295" w:rsidRDefault="00CA5295" w:rsidP="00CA5295">
      <w:pPr>
        <w:pStyle w:val="ListParagraph"/>
        <w:rPr>
          <w:lang w:val="en-US"/>
        </w:rPr>
      </w:pPr>
      <w:r w:rsidRPr="00CA5295">
        <w:rPr>
          <w:lang w:val="en-US"/>
        </w:rPr>
        <w:t>}</w:t>
      </w:r>
    </w:p>
    <w:p w14:paraId="387B2AD0" w14:textId="77777777" w:rsidR="00CA5295" w:rsidRPr="00CA5295" w:rsidRDefault="00CA5295" w:rsidP="00CA5295">
      <w:pPr>
        <w:pStyle w:val="ListParagraph"/>
        <w:rPr>
          <w:lang w:val="en-US"/>
        </w:rPr>
      </w:pPr>
    </w:p>
    <w:p w14:paraId="68262D8D" w14:textId="77777777" w:rsidR="00CA5295" w:rsidRPr="00CA5295" w:rsidRDefault="00CA5295" w:rsidP="00CA5295">
      <w:pPr>
        <w:rPr>
          <w:lang w:val="en-US"/>
        </w:rPr>
      </w:pPr>
      <w:r w:rsidRPr="00CA5295">
        <w:rPr>
          <w:noProof/>
          <w:lang w:val="en-US"/>
        </w:rPr>
        <w:drawing>
          <wp:inline distT="0" distB="0" distL="0" distR="0" wp14:anchorId="02C202A9" wp14:editId="67ECCC7B">
            <wp:extent cx="4768215" cy="2790480"/>
            <wp:effectExtent l="0" t="0" r="0" b="0"/>
            <wp:docPr id="74904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6652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0917" cy="27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58B6" w14:textId="75E11E54" w:rsidR="00CA5295" w:rsidRPr="006507B7" w:rsidRDefault="006507B7" w:rsidP="00DB5450">
      <w:pPr>
        <w:pStyle w:val="ListParagraph"/>
        <w:numPr>
          <w:ilvl w:val="0"/>
          <w:numId w:val="59"/>
        </w:numPr>
        <w:rPr>
          <w:lang w:val="en-US"/>
        </w:rPr>
      </w:pPr>
      <w:r w:rsidRPr="006507B7">
        <w:rPr>
          <w:lang w:val="en-US"/>
        </w:rPr>
        <w:t>Check database – student was not added to the database.</w:t>
      </w:r>
    </w:p>
    <w:p w14:paraId="558A973A" w14:textId="77777777" w:rsidR="006507B7" w:rsidRDefault="006507B7" w:rsidP="00CA5295">
      <w:pPr>
        <w:rPr>
          <w:lang w:val="en-US"/>
        </w:rPr>
      </w:pPr>
    </w:p>
    <w:p w14:paraId="0A8DF378" w14:textId="78FE7991" w:rsidR="00CA5295" w:rsidRDefault="00CA5295" w:rsidP="00CA5295">
      <w:pPr>
        <w:rPr>
          <w:lang w:val="en-US"/>
        </w:rPr>
      </w:pPr>
      <w:r w:rsidRPr="00CA5295">
        <w:rPr>
          <w:lang w:val="en-US"/>
        </w:rPr>
        <w:t>Test failed.</w:t>
      </w:r>
    </w:p>
    <w:p w14:paraId="48F86B3F" w14:textId="77777777" w:rsidR="006507B7" w:rsidRDefault="006507B7" w:rsidP="00CA5295">
      <w:pPr>
        <w:rPr>
          <w:lang w:val="en-US"/>
        </w:rPr>
      </w:pPr>
    </w:p>
    <w:p w14:paraId="1821F6B9" w14:textId="40D8671C" w:rsidR="00CA5295" w:rsidRPr="008F1C25" w:rsidRDefault="00CA5295" w:rsidP="00CA5295">
      <w:pPr>
        <w:rPr>
          <w:u w:val="single"/>
          <w:lang w:val="en-US"/>
        </w:rPr>
      </w:pPr>
      <w:r w:rsidRPr="008F1C25">
        <w:rPr>
          <w:u w:val="single"/>
          <w:lang w:val="en-US"/>
        </w:rPr>
        <w:t xml:space="preserve">Expected result: </w:t>
      </w:r>
    </w:p>
    <w:p w14:paraId="3A24CE45" w14:textId="77777777" w:rsidR="00020B51" w:rsidRDefault="00020B51" w:rsidP="00020B51">
      <w:pPr>
        <w:rPr>
          <w:lang w:val="en-US"/>
        </w:rPr>
      </w:pPr>
      <w:r>
        <w:rPr>
          <w:lang w:val="en-US"/>
        </w:rPr>
        <w:t>Response:</w:t>
      </w:r>
    </w:p>
    <w:p w14:paraId="3109FA9E" w14:textId="77777777" w:rsidR="00020B51" w:rsidRPr="007A12ED" w:rsidRDefault="00020B51" w:rsidP="00020B51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Status 400 Bad Request</w:t>
      </w:r>
    </w:p>
    <w:p w14:paraId="703BB35B" w14:textId="4FE6B863" w:rsidR="00CA5295" w:rsidRDefault="00020B51" w:rsidP="00020B51">
      <w:pPr>
        <w:pStyle w:val="ListParagraph"/>
        <w:numPr>
          <w:ilvl w:val="0"/>
          <w:numId w:val="45"/>
        </w:numPr>
        <w:rPr>
          <w:iCs/>
          <w:lang w:val="en-US"/>
        </w:rPr>
      </w:pPr>
      <w:r>
        <w:rPr>
          <w:iCs/>
          <w:lang w:val="en-US"/>
        </w:rPr>
        <w:t xml:space="preserve">Message: </w:t>
      </w:r>
      <w:r w:rsidR="00A6040B">
        <w:rPr>
          <w:iCs/>
          <w:lang w:val="en-US"/>
        </w:rPr>
        <w:t>New student was not created due to missing mandatory data.</w:t>
      </w:r>
    </w:p>
    <w:p w14:paraId="6B9FCB15" w14:textId="77777777" w:rsidR="00A6040B" w:rsidRDefault="00A6040B" w:rsidP="00A6040B">
      <w:pPr>
        <w:rPr>
          <w:iCs/>
          <w:lang w:val="en-US"/>
        </w:rPr>
      </w:pPr>
    </w:p>
    <w:p w14:paraId="6C86E68D" w14:textId="77777777" w:rsidR="00CC5250" w:rsidRPr="00CC5250" w:rsidRDefault="00CC5250" w:rsidP="00CC5250">
      <w:pPr>
        <w:rPr>
          <w:b/>
          <w:bCs/>
          <w:lang w:val="en-US"/>
        </w:rPr>
      </w:pPr>
      <w:r w:rsidRPr="00CC5250">
        <w:rPr>
          <w:b/>
          <w:bCs/>
          <w:lang w:val="en-US"/>
        </w:rPr>
        <w:t>B)</w:t>
      </w:r>
    </w:p>
    <w:p w14:paraId="0E47B041" w14:textId="77777777" w:rsidR="00CC5250" w:rsidRDefault="00CC5250" w:rsidP="00CC5250">
      <w:pPr>
        <w:rPr>
          <w:lang w:val="en-US"/>
        </w:rPr>
      </w:pPr>
      <w:r>
        <w:rPr>
          <w:lang w:val="en-US"/>
        </w:rPr>
        <w:t>Steps:</w:t>
      </w:r>
    </w:p>
    <w:p w14:paraId="6F4158FF" w14:textId="77777777" w:rsidR="00CC5250" w:rsidRDefault="00CC5250" w:rsidP="00DB5450">
      <w:pPr>
        <w:pStyle w:val="ListParagraph"/>
        <w:numPr>
          <w:ilvl w:val="0"/>
          <w:numId w:val="60"/>
        </w:numPr>
        <w:rPr>
          <w:lang w:val="en-US"/>
        </w:rPr>
      </w:pPr>
      <w:r>
        <w:rPr>
          <w:lang w:val="en-US"/>
        </w:rPr>
        <w:t xml:space="preserve">POST </w:t>
      </w:r>
      <w:hyperlink r:id="rId56" w:history="1">
        <w:r w:rsidRPr="00F7471E">
          <w:rPr>
            <w:rStyle w:val="Hyperlink"/>
            <w:lang w:val="en-US"/>
          </w:rPr>
          <w:t>http://108.143.193.45:8080/api/v1/students/</w:t>
        </w:r>
      </w:hyperlink>
    </w:p>
    <w:p w14:paraId="39000EFF" w14:textId="77777777" w:rsidR="00CC5250" w:rsidRDefault="00CC5250" w:rsidP="00DB5450">
      <w:pPr>
        <w:pStyle w:val="ListParagraph"/>
        <w:numPr>
          <w:ilvl w:val="0"/>
          <w:numId w:val="60"/>
        </w:numPr>
        <w:rPr>
          <w:lang w:val="en-US"/>
        </w:rPr>
      </w:pPr>
      <w:r>
        <w:rPr>
          <w:lang w:val="en-US"/>
        </w:rPr>
        <w:t>Body + raw + JSON</w:t>
      </w:r>
    </w:p>
    <w:p w14:paraId="524C16E4" w14:textId="77777777" w:rsidR="00CC5250" w:rsidRPr="00CC5250" w:rsidRDefault="00CC5250" w:rsidP="00CC5250">
      <w:pPr>
        <w:ind w:left="360"/>
        <w:rPr>
          <w:lang w:val="en-US"/>
        </w:rPr>
      </w:pPr>
      <w:r w:rsidRPr="00CC5250">
        <w:rPr>
          <w:lang w:val="en-US"/>
        </w:rPr>
        <w:t>{</w:t>
      </w:r>
    </w:p>
    <w:p w14:paraId="4C1702E4" w14:textId="77777777" w:rsidR="00CC5250" w:rsidRPr="00CC5250" w:rsidRDefault="00CC5250" w:rsidP="00CC5250">
      <w:pPr>
        <w:ind w:left="360"/>
        <w:rPr>
          <w:lang w:val="en-US"/>
        </w:rPr>
      </w:pPr>
      <w:r w:rsidRPr="00CC5250">
        <w:rPr>
          <w:lang w:val="en-US"/>
        </w:rPr>
        <w:t>"</w:t>
      </w:r>
      <w:proofErr w:type="spellStart"/>
      <w:r w:rsidRPr="00CC5250">
        <w:rPr>
          <w:lang w:val="en-US"/>
        </w:rPr>
        <w:t>firstName</w:t>
      </w:r>
      <w:proofErr w:type="spellEnd"/>
      <w:r w:rsidRPr="00CC5250">
        <w:rPr>
          <w:lang w:val="en-US"/>
        </w:rPr>
        <w:t>": "",</w:t>
      </w:r>
    </w:p>
    <w:p w14:paraId="29D6CB68" w14:textId="77777777" w:rsidR="00CC5250" w:rsidRPr="00CC5250" w:rsidRDefault="00CC5250" w:rsidP="00CC5250">
      <w:pPr>
        <w:ind w:left="360"/>
        <w:rPr>
          <w:lang w:val="en-US"/>
        </w:rPr>
      </w:pPr>
      <w:r w:rsidRPr="00CC5250">
        <w:rPr>
          <w:lang w:val="en-US"/>
        </w:rPr>
        <w:t>"</w:t>
      </w:r>
      <w:proofErr w:type="spellStart"/>
      <w:r w:rsidRPr="00CC5250">
        <w:rPr>
          <w:lang w:val="en-US"/>
        </w:rPr>
        <w:t>lastName</w:t>
      </w:r>
      <w:proofErr w:type="spellEnd"/>
      <w:r w:rsidRPr="00CC5250">
        <w:rPr>
          <w:lang w:val="en-US"/>
        </w:rPr>
        <w:t>": "</w:t>
      </w:r>
      <w:proofErr w:type="spellStart"/>
      <w:r w:rsidRPr="00CC5250">
        <w:rPr>
          <w:lang w:val="en-US"/>
        </w:rPr>
        <w:t>Vopice</w:t>
      </w:r>
      <w:proofErr w:type="spellEnd"/>
      <w:r w:rsidRPr="00CC5250">
        <w:rPr>
          <w:lang w:val="en-US"/>
        </w:rPr>
        <w:t>",</w:t>
      </w:r>
    </w:p>
    <w:p w14:paraId="304621CF" w14:textId="77777777" w:rsidR="00CC5250" w:rsidRPr="00CC5250" w:rsidRDefault="00CC5250" w:rsidP="00CC5250">
      <w:pPr>
        <w:ind w:left="360"/>
        <w:rPr>
          <w:lang w:val="en-US"/>
        </w:rPr>
      </w:pPr>
      <w:r w:rsidRPr="00CC5250">
        <w:rPr>
          <w:lang w:val="en-US"/>
        </w:rPr>
        <w:t>"email":  "",</w:t>
      </w:r>
    </w:p>
    <w:p w14:paraId="0D8BD18D" w14:textId="77777777" w:rsidR="00CC5250" w:rsidRPr="00CC5250" w:rsidRDefault="00CC5250" w:rsidP="00CC5250">
      <w:pPr>
        <w:ind w:left="360"/>
        <w:rPr>
          <w:lang w:val="en-US"/>
        </w:rPr>
      </w:pPr>
      <w:r w:rsidRPr="00CC5250">
        <w:rPr>
          <w:lang w:val="en-US"/>
        </w:rPr>
        <w:t>"age":  "78"</w:t>
      </w:r>
    </w:p>
    <w:p w14:paraId="47F2CF69" w14:textId="77777777" w:rsidR="00CC5250" w:rsidRDefault="00CC5250" w:rsidP="00CC5250">
      <w:pPr>
        <w:ind w:left="360"/>
        <w:rPr>
          <w:lang w:val="en-US"/>
        </w:rPr>
      </w:pPr>
      <w:r w:rsidRPr="00CC5250">
        <w:rPr>
          <w:lang w:val="en-US"/>
        </w:rPr>
        <w:t>}</w:t>
      </w:r>
    </w:p>
    <w:p w14:paraId="490BCA08" w14:textId="77777777" w:rsidR="00CC5250" w:rsidRDefault="00CC5250" w:rsidP="00CC5250">
      <w:pPr>
        <w:ind w:left="360"/>
        <w:rPr>
          <w:lang w:val="en-US"/>
        </w:rPr>
      </w:pPr>
    </w:p>
    <w:p w14:paraId="64527B68" w14:textId="77777777" w:rsidR="00CC5250" w:rsidRPr="008F1C25" w:rsidRDefault="00CC5250" w:rsidP="00CC5250">
      <w:pPr>
        <w:rPr>
          <w:u w:val="single"/>
          <w:lang w:val="en-US"/>
        </w:rPr>
      </w:pPr>
      <w:r w:rsidRPr="008F1C25">
        <w:rPr>
          <w:u w:val="single"/>
          <w:lang w:val="en-US"/>
        </w:rPr>
        <w:t>Expected result:</w:t>
      </w:r>
    </w:p>
    <w:p w14:paraId="4B553134" w14:textId="77777777" w:rsidR="00CC5250" w:rsidRDefault="00CC5250" w:rsidP="00CC5250">
      <w:pPr>
        <w:rPr>
          <w:lang w:val="en-US"/>
        </w:rPr>
      </w:pPr>
      <w:r>
        <w:rPr>
          <w:lang w:val="en-US"/>
        </w:rPr>
        <w:t>Response:</w:t>
      </w:r>
    </w:p>
    <w:p w14:paraId="1E4D6B5D" w14:textId="77777777" w:rsidR="00CC5250" w:rsidRPr="007A12ED" w:rsidRDefault="00CC5250" w:rsidP="00DB5450">
      <w:pPr>
        <w:pStyle w:val="ListParagraph"/>
        <w:numPr>
          <w:ilvl w:val="0"/>
          <w:numId w:val="61"/>
        </w:numPr>
        <w:rPr>
          <w:lang w:val="en-US"/>
        </w:rPr>
      </w:pPr>
      <w:r>
        <w:rPr>
          <w:lang w:val="en-US"/>
        </w:rPr>
        <w:t>Status 400 Bad Request</w:t>
      </w:r>
    </w:p>
    <w:p w14:paraId="1B1C8F9A" w14:textId="77777777" w:rsidR="00CC5250" w:rsidRPr="00CA5295" w:rsidRDefault="00CC5250" w:rsidP="00CC5250">
      <w:pPr>
        <w:rPr>
          <w:lang w:val="en-US"/>
        </w:rPr>
      </w:pPr>
    </w:p>
    <w:p w14:paraId="31BDBEFE" w14:textId="77777777" w:rsidR="00CC5250" w:rsidRPr="008F1C25" w:rsidRDefault="00CC5250" w:rsidP="00CC5250">
      <w:pPr>
        <w:rPr>
          <w:u w:val="single"/>
          <w:lang w:val="en-US"/>
        </w:rPr>
      </w:pPr>
      <w:r w:rsidRPr="008F1C25">
        <w:rPr>
          <w:u w:val="single"/>
          <w:lang w:val="en-US"/>
        </w:rPr>
        <w:t>Executed steps:</w:t>
      </w:r>
    </w:p>
    <w:p w14:paraId="5754EB04" w14:textId="77777777" w:rsidR="00CC5250" w:rsidRDefault="00CC5250" w:rsidP="00DB5450">
      <w:pPr>
        <w:pStyle w:val="ListParagraph"/>
        <w:numPr>
          <w:ilvl w:val="0"/>
          <w:numId w:val="62"/>
        </w:numPr>
        <w:rPr>
          <w:lang w:val="en-US"/>
        </w:rPr>
      </w:pPr>
      <w:r>
        <w:rPr>
          <w:lang w:val="en-US"/>
        </w:rPr>
        <w:t xml:space="preserve">POST </w:t>
      </w:r>
      <w:hyperlink r:id="rId57" w:history="1">
        <w:r w:rsidRPr="00F7471E">
          <w:rPr>
            <w:rStyle w:val="Hyperlink"/>
            <w:lang w:val="en-US"/>
          </w:rPr>
          <w:t>http://108.143.193.45:8080/api/v1/students/</w:t>
        </w:r>
      </w:hyperlink>
    </w:p>
    <w:p w14:paraId="6FC8E300" w14:textId="77777777" w:rsidR="00CC5250" w:rsidRDefault="00CC5250" w:rsidP="00DB5450">
      <w:pPr>
        <w:pStyle w:val="ListParagraph"/>
        <w:numPr>
          <w:ilvl w:val="0"/>
          <w:numId w:val="62"/>
        </w:numPr>
        <w:rPr>
          <w:lang w:val="en-US"/>
        </w:rPr>
      </w:pPr>
      <w:r>
        <w:rPr>
          <w:lang w:val="en-US"/>
        </w:rPr>
        <w:t>Body + raw + JSON</w:t>
      </w:r>
    </w:p>
    <w:p w14:paraId="08B95C15" w14:textId="77777777" w:rsidR="00CC5250" w:rsidRPr="00CC5250" w:rsidRDefault="00CC5250" w:rsidP="00CC5250">
      <w:pPr>
        <w:ind w:left="360"/>
        <w:rPr>
          <w:lang w:val="en-US"/>
        </w:rPr>
      </w:pPr>
      <w:r w:rsidRPr="00CC5250">
        <w:rPr>
          <w:lang w:val="en-US"/>
        </w:rPr>
        <w:lastRenderedPageBreak/>
        <w:t>{</w:t>
      </w:r>
    </w:p>
    <w:p w14:paraId="4A0E4674" w14:textId="77777777" w:rsidR="00CC5250" w:rsidRPr="00CC5250" w:rsidRDefault="00CC5250" w:rsidP="00CC5250">
      <w:pPr>
        <w:ind w:left="360"/>
        <w:rPr>
          <w:lang w:val="en-US"/>
        </w:rPr>
      </w:pPr>
      <w:r w:rsidRPr="00CC5250">
        <w:rPr>
          <w:lang w:val="en-US"/>
        </w:rPr>
        <w:t>"</w:t>
      </w:r>
      <w:proofErr w:type="spellStart"/>
      <w:r w:rsidRPr="00CC5250">
        <w:rPr>
          <w:lang w:val="en-US"/>
        </w:rPr>
        <w:t>firstName</w:t>
      </w:r>
      <w:proofErr w:type="spellEnd"/>
      <w:r w:rsidRPr="00CC5250">
        <w:rPr>
          <w:lang w:val="en-US"/>
        </w:rPr>
        <w:t>": "",</w:t>
      </w:r>
    </w:p>
    <w:p w14:paraId="20B1AC28" w14:textId="77777777" w:rsidR="00CC5250" w:rsidRPr="00CC5250" w:rsidRDefault="00CC5250" w:rsidP="00CC5250">
      <w:pPr>
        <w:ind w:left="360"/>
        <w:rPr>
          <w:lang w:val="en-US"/>
        </w:rPr>
      </w:pPr>
      <w:r w:rsidRPr="00CC5250">
        <w:rPr>
          <w:lang w:val="en-US"/>
        </w:rPr>
        <w:t>"</w:t>
      </w:r>
      <w:proofErr w:type="spellStart"/>
      <w:r w:rsidRPr="00CC5250">
        <w:rPr>
          <w:lang w:val="en-US"/>
        </w:rPr>
        <w:t>lastName</w:t>
      </w:r>
      <w:proofErr w:type="spellEnd"/>
      <w:r w:rsidRPr="00CC5250">
        <w:rPr>
          <w:lang w:val="en-US"/>
        </w:rPr>
        <w:t>": "</w:t>
      </w:r>
      <w:proofErr w:type="spellStart"/>
      <w:r w:rsidRPr="00CC5250">
        <w:rPr>
          <w:lang w:val="en-US"/>
        </w:rPr>
        <w:t>Vopice</w:t>
      </w:r>
      <w:proofErr w:type="spellEnd"/>
      <w:r w:rsidRPr="00CC5250">
        <w:rPr>
          <w:lang w:val="en-US"/>
        </w:rPr>
        <w:t>",</w:t>
      </w:r>
    </w:p>
    <w:p w14:paraId="5B26301B" w14:textId="77777777" w:rsidR="00CC5250" w:rsidRPr="00CC5250" w:rsidRDefault="00CC5250" w:rsidP="00CC5250">
      <w:pPr>
        <w:ind w:left="360"/>
        <w:rPr>
          <w:lang w:val="en-US"/>
        </w:rPr>
      </w:pPr>
      <w:r w:rsidRPr="00CC5250">
        <w:rPr>
          <w:lang w:val="en-US"/>
        </w:rPr>
        <w:t>"email":  "",</w:t>
      </w:r>
    </w:p>
    <w:p w14:paraId="631050C7" w14:textId="77777777" w:rsidR="00CC5250" w:rsidRPr="00CC5250" w:rsidRDefault="00CC5250" w:rsidP="00CC5250">
      <w:pPr>
        <w:ind w:left="360"/>
        <w:rPr>
          <w:lang w:val="en-US"/>
        </w:rPr>
      </w:pPr>
      <w:r w:rsidRPr="00CC5250">
        <w:rPr>
          <w:lang w:val="en-US"/>
        </w:rPr>
        <w:t>"age":  "78"</w:t>
      </w:r>
    </w:p>
    <w:p w14:paraId="03F7BB63" w14:textId="77777777" w:rsidR="00CC5250" w:rsidRDefault="00CC5250" w:rsidP="008F1C25">
      <w:pPr>
        <w:ind w:firstLine="360"/>
        <w:rPr>
          <w:b/>
          <w:bCs/>
          <w:lang w:val="en-US"/>
        </w:rPr>
      </w:pPr>
      <w:r w:rsidRPr="00CC5250">
        <w:rPr>
          <w:lang w:val="en-US"/>
        </w:rPr>
        <w:t>}</w:t>
      </w:r>
    </w:p>
    <w:p w14:paraId="51DC7751" w14:textId="77777777" w:rsidR="00CC5250" w:rsidRPr="00CC5250" w:rsidRDefault="00CC5250" w:rsidP="00DB5450">
      <w:pPr>
        <w:pStyle w:val="ListParagraph"/>
        <w:numPr>
          <w:ilvl w:val="0"/>
          <w:numId w:val="62"/>
        </w:numPr>
        <w:rPr>
          <w:lang w:val="en-US"/>
        </w:rPr>
      </w:pPr>
      <w:r w:rsidRPr="00CC5250">
        <w:rPr>
          <w:lang w:val="en-US"/>
        </w:rPr>
        <w:t xml:space="preserve">Press button </w:t>
      </w:r>
      <w:proofErr w:type="gramStart"/>
      <w:r w:rsidRPr="00CC5250">
        <w:rPr>
          <w:lang w:val="en-US"/>
        </w:rPr>
        <w:t>SEND</w:t>
      </w:r>
      <w:proofErr w:type="gramEnd"/>
    </w:p>
    <w:p w14:paraId="11DA3AAA" w14:textId="77777777" w:rsidR="00CC5250" w:rsidRDefault="00CC5250" w:rsidP="00CC5250">
      <w:pPr>
        <w:rPr>
          <w:b/>
          <w:bCs/>
          <w:lang w:val="en-US"/>
        </w:rPr>
      </w:pPr>
    </w:p>
    <w:p w14:paraId="7C09563C" w14:textId="77777777" w:rsidR="00CC5250" w:rsidRPr="008F1C25" w:rsidRDefault="00CC5250" w:rsidP="00CC5250">
      <w:pPr>
        <w:rPr>
          <w:u w:val="single"/>
          <w:lang w:val="en-US"/>
        </w:rPr>
      </w:pPr>
      <w:r w:rsidRPr="008F1C25">
        <w:rPr>
          <w:u w:val="single"/>
          <w:lang w:val="en-US"/>
        </w:rPr>
        <w:t>Response:</w:t>
      </w:r>
    </w:p>
    <w:p w14:paraId="0D3E2AC5" w14:textId="77777777" w:rsidR="00CC5250" w:rsidRDefault="00CC5250" w:rsidP="00DB5450">
      <w:pPr>
        <w:pStyle w:val="ListParagraph"/>
        <w:numPr>
          <w:ilvl w:val="0"/>
          <w:numId w:val="63"/>
        </w:numPr>
        <w:rPr>
          <w:lang w:val="en-US"/>
        </w:rPr>
      </w:pPr>
      <w:r>
        <w:rPr>
          <w:lang w:val="en-US"/>
        </w:rPr>
        <w:t>Status code 200 OK</w:t>
      </w:r>
    </w:p>
    <w:p w14:paraId="24FB7B7E" w14:textId="77777777" w:rsidR="00CC5250" w:rsidRDefault="00CC5250" w:rsidP="00DB5450">
      <w:pPr>
        <w:pStyle w:val="ListParagraph"/>
        <w:numPr>
          <w:ilvl w:val="0"/>
          <w:numId w:val="63"/>
        </w:numPr>
        <w:rPr>
          <w:lang w:val="en-US"/>
        </w:rPr>
      </w:pPr>
      <w:r w:rsidRPr="00CC5250">
        <w:rPr>
          <w:lang w:val="en-US"/>
        </w:rPr>
        <w:t>Response:</w:t>
      </w:r>
    </w:p>
    <w:p w14:paraId="5EBD65E4" w14:textId="77777777" w:rsidR="00CC5250" w:rsidRPr="00CC5250" w:rsidRDefault="00CC5250" w:rsidP="00CC5250">
      <w:pPr>
        <w:ind w:left="360"/>
        <w:rPr>
          <w:lang w:val="en-US"/>
        </w:rPr>
      </w:pPr>
      <w:r w:rsidRPr="00CC5250">
        <w:rPr>
          <w:lang w:val="en-US"/>
        </w:rPr>
        <w:t>{</w:t>
      </w:r>
    </w:p>
    <w:p w14:paraId="22FAC2DB" w14:textId="77777777" w:rsidR="00CC5250" w:rsidRPr="00CC5250" w:rsidRDefault="00CC5250" w:rsidP="00CC5250">
      <w:pPr>
        <w:rPr>
          <w:lang w:val="en-US"/>
        </w:rPr>
      </w:pPr>
      <w:r w:rsidRPr="00CC5250">
        <w:rPr>
          <w:lang w:val="en-US"/>
        </w:rPr>
        <w:t xml:space="preserve">    "id": 1292,</w:t>
      </w:r>
    </w:p>
    <w:p w14:paraId="09121C09" w14:textId="77777777" w:rsidR="00CC5250" w:rsidRPr="00CC5250" w:rsidRDefault="00CC5250" w:rsidP="00CC5250">
      <w:pPr>
        <w:rPr>
          <w:lang w:val="en-US"/>
        </w:rPr>
      </w:pPr>
      <w:r w:rsidRPr="00CC5250">
        <w:rPr>
          <w:lang w:val="en-US"/>
        </w:rPr>
        <w:t xml:space="preserve">    "</w:t>
      </w:r>
      <w:proofErr w:type="spellStart"/>
      <w:r w:rsidRPr="00CC5250">
        <w:rPr>
          <w:lang w:val="en-US"/>
        </w:rPr>
        <w:t>firstName</w:t>
      </w:r>
      <w:proofErr w:type="spellEnd"/>
      <w:r w:rsidRPr="00CC5250">
        <w:rPr>
          <w:lang w:val="en-US"/>
        </w:rPr>
        <w:t>": "",</w:t>
      </w:r>
    </w:p>
    <w:p w14:paraId="16CA3BE5" w14:textId="77777777" w:rsidR="00CC5250" w:rsidRPr="00CC5250" w:rsidRDefault="00CC5250" w:rsidP="00CC5250">
      <w:pPr>
        <w:rPr>
          <w:lang w:val="en-US"/>
        </w:rPr>
      </w:pPr>
      <w:r w:rsidRPr="00CC5250">
        <w:rPr>
          <w:lang w:val="en-US"/>
        </w:rPr>
        <w:t xml:space="preserve">    "</w:t>
      </w:r>
      <w:proofErr w:type="spellStart"/>
      <w:r w:rsidRPr="00CC5250">
        <w:rPr>
          <w:lang w:val="en-US"/>
        </w:rPr>
        <w:t>lastName</w:t>
      </w:r>
      <w:proofErr w:type="spellEnd"/>
      <w:r w:rsidRPr="00CC5250">
        <w:rPr>
          <w:lang w:val="en-US"/>
        </w:rPr>
        <w:t>": "VOPICE",</w:t>
      </w:r>
    </w:p>
    <w:p w14:paraId="676883A0" w14:textId="77777777" w:rsidR="00CC5250" w:rsidRPr="00CC5250" w:rsidRDefault="00CC5250" w:rsidP="00CC5250">
      <w:pPr>
        <w:rPr>
          <w:lang w:val="en-US"/>
        </w:rPr>
      </w:pPr>
      <w:r w:rsidRPr="00CC5250">
        <w:rPr>
          <w:lang w:val="en-US"/>
        </w:rPr>
        <w:t xml:space="preserve">    "email": "",</w:t>
      </w:r>
    </w:p>
    <w:p w14:paraId="2F8E7D3F" w14:textId="77777777" w:rsidR="00CC5250" w:rsidRPr="00CC5250" w:rsidRDefault="00CC5250" w:rsidP="00CC5250">
      <w:pPr>
        <w:rPr>
          <w:lang w:val="en-US"/>
        </w:rPr>
      </w:pPr>
      <w:r w:rsidRPr="00CC5250">
        <w:rPr>
          <w:lang w:val="en-US"/>
        </w:rPr>
        <w:t xml:space="preserve">    "age": 78</w:t>
      </w:r>
    </w:p>
    <w:p w14:paraId="0867B7DA" w14:textId="77777777" w:rsidR="00CC5250" w:rsidRPr="00CC5250" w:rsidRDefault="00CC5250" w:rsidP="00CC5250">
      <w:pPr>
        <w:rPr>
          <w:lang w:val="en-US"/>
        </w:rPr>
      </w:pPr>
      <w:r>
        <w:rPr>
          <w:lang w:val="en-US"/>
        </w:rPr>
        <w:t xml:space="preserve">   </w:t>
      </w:r>
      <w:r w:rsidRPr="00CC5250">
        <w:rPr>
          <w:lang w:val="en-US"/>
        </w:rPr>
        <w:t>}</w:t>
      </w:r>
    </w:p>
    <w:p w14:paraId="0E04D122" w14:textId="77777777" w:rsidR="00CC5250" w:rsidRDefault="00CC5250" w:rsidP="00CC5250">
      <w:pPr>
        <w:rPr>
          <w:b/>
          <w:bCs/>
          <w:lang w:val="en-US"/>
        </w:rPr>
      </w:pPr>
      <w:r w:rsidRPr="00CC5250">
        <w:rPr>
          <w:b/>
          <w:bCs/>
          <w:noProof/>
          <w:lang w:val="en-US"/>
        </w:rPr>
        <w:drawing>
          <wp:inline distT="0" distB="0" distL="0" distR="0" wp14:anchorId="4911FDE8" wp14:editId="5246786F">
            <wp:extent cx="4711065" cy="2888521"/>
            <wp:effectExtent l="0" t="0" r="0" b="7620"/>
            <wp:docPr id="1716623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4981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5215" cy="289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BBE6" w14:textId="77777777" w:rsidR="00CC5250" w:rsidRPr="00CC5250" w:rsidRDefault="00CC5250" w:rsidP="00DB5450">
      <w:pPr>
        <w:pStyle w:val="ListParagraph"/>
        <w:numPr>
          <w:ilvl w:val="0"/>
          <w:numId w:val="63"/>
        </w:numPr>
        <w:rPr>
          <w:lang w:val="en-US"/>
        </w:rPr>
      </w:pPr>
      <w:r w:rsidRPr="00CC5250">
        <w:rPr>
          <w:lang w:val="en-US"/>
        </w:rPr>
        <w:t xml:space="preserve">Check </w:t>
      </w:r>
      <w:proofErr w:type="gramStart"/>
      <w:r w:rsidRPr="00CC5250">
        <w:rPr>
          <w:lang w:val="en-US"/>
        </w:rPr>
        <w:t>database</w:t>
      </w:r>
      <w:proofErr w:type="gramEnd"/>
    </w:p>
    <w:p w14:paraId="14504963" w14:textId="77777777" w:rsidR="00CC5250" w:rsidRDefault="00CC5250" w:rsidP="00CC5250">
      <w:pPr>
        <w:rPr>
          <w:b/>
          <w:bCs/>
          <w:lang w:val="en-US"/>
        </w:rPr>
      </w:pPr>
      <w:r w:rsidRPr="00CC5250">
        <w:rPr>
          <w:b/>
          <w:bCs/>
          <w:noProof/>
          <w:lang w:val="en-US"/>
        </w:rPr>
        <w:drawing>
          <wp:inline distT="0" distB="0" distL="0" distR="0" wp14:anchorId="74871B47" wp14:editId="05F85579">
            <wp:extent cx="3714750" cy="2130942"/>
            <wp:effectExtent l="0" t="0" r="0" b="3175"/>
            <wp:docPr id="2074793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7036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5773" cy="213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24D8" w14:textId="77777777" w:rsidR="00CC5250" w:rsidRDefault="00CC5250" w:rsidP="00CC5250">
      <w:pPr>
        <w:rPr>
          <w:b/>
          <w:bCs/>
          <w:lang w:val="en-US"/>
        </w:rPr>
      </w:pPr>
    </w:p>
    <w:p w14:paraId="3DBE500E" w14:textId="72C73324" w:rsidR="00CC5250" w:rsidRPr="00CC5250" w:rsidRDefault="00CC5250" w:rsidP="00CC5250">
      <w:pPr>
        <w:rPr>
          <w:lang w:val="en-US"/>
        </w:rPr>
      </w:pPr>
      <w:r w:rsidRPr="00CC5250">
        <w:rPr>
          <w:lang w:val="en-US"/>
        </w:rPr>
        <w:lastRenderedPageBreak/>
        <w:t>Test failed.</w:t>
      </w:r>
      <w:r>
        <w:rPr>
          <w:lang w:val="en-US"/>
        </w:rPr>
        <w:t xml:space="preserve"> Incorrect status 200 OK, instead of 400 Bad Request. Student was added to the </w:t>
      </w:r>
      <w:r w:rsidR="006C4F52">
        <w:rPr>
          <w:lang w:val="en-US"/>
        </w:rPr>
        <w:t>database,</w:t>
      </w:r>
      <w:r>
        <w:rPr>
          <w:lang w:val="en-US"/>
        </w:rPr>
        <w:t xml:space="preserve"> but </w:t>
      </w:r>
      <w:r w:rsidR="009B1F36">
        <w:rPr>
          <w:lang w:val="en-US"/>
        </w:rPr>
        <w:t>it</w:t>
      </w:r>
      <w:r>
        <w:rPr>
          <w:lang w:val="en-US"/>
        </w:rPr>
        <w:t xml:space="preserve"> shouldn’t ha</w:t>
      </w:r>
      <w:r w:rsidR="009B1F36">
        <w:rPr>
          <w:lang w:val="en-US"/>
        </w:rPr>
        <w:t>ve</w:t>
      </w:r>
      <w:r>
        <w:rPr>
          <w:lang w:val="en-US"/>
        </w:rPr>
        <w:t xml:space="preserve"> been added due to </w:t>
      </w:r>
      <w:r w:rsidR="009B1F36">
        <w:rPr>
          <w:lang w:val="en-US"/>
        </w:rPr>
        <w:t xml:space="preserve">some </w:t>
      </w:r>
      <w:r>
        <w:rPr>
          <w:lang w:val="en-US"/>
        </w:rPr>
        <w:t>missing</w:t>
      </w:r>
      <w:r w:rsidR="009B1F36">
        <w:rPr>
          <w:lang w:val="en-US"/>
        </w:rPr>
        <w:t xml:space="preserve"> mandatory data (</w:t>
      </w:r>
      <w:proofErr w:type="spellStart"/>
      <w:r w:rsidR="009B1F36">
        <w:rPr>
          <w:lang w:val="en-US"/>
        </w:rPr>
        <w:t>firstName</w:t>
      </w:r>
      <w:proofErr w:type="spellEnd"/>
      <w:r w:rsidR="009B1F36">
        <w:rPr>
          <w:lang w:val="en-US"/>
        </w:rPr>
        <w:t>, email).</w:t>
      </w:r>
    </w:p>
    <w:p w14:paraId="7512D34C" w14:textId="77777777" w:rsidR="0084397B" w:rsidRDefault="0084397B" w:rsidP="00A6040B">
      <w:pPr>
        <w:rPr>
          <w:iCs/>
          <w:lang w:val="en-US"/>
        </w:rPr>
      </w:pPr>
    </w:p>
    <w:p w14:paraId="3FD595B9" w14:textId="6DA1D91B" w:rsidR="00A6040B" w:rsidRPr="008F1C25" w:rsidRDefault="00CC5250" w:rsidP="00A6040B">
      <w:pPr>
        <w:rPr>
          <w:iCs/>
          <w:u w:val="single"/>
          <w:lang w:val="en-US"/>
        </w:rPr>
      </w:pPr>
      <w:r w:rsidRPr="008F1C25">
        <w:rPr>
          <w:iCs/>
          <w:u w:val="single"/>
          <w:lang w:val="en-US"/>
        </w:rPr>
        <w:t>Expected result:</w:t>
      </w:r>
    </w:p>
    <w:p w14:paraId="568EC02C" w14:textId="79E7B9E9" w:rsidR="00CC5250" w:rsidRDefault="00CC5250" w:rsidP="00CC5250">
      <w:pPr>
        <w:pStyle w:val="ListParagraph"/>
        <w:numPr>
          <w:ilvl w:val="0"/>
          <w:numId w:val="50"/>
        </w:numPr>
        <w:rPr>
          <w:iCs/>
          <w:lang w:val="en-US"/>
        </w:rPr>
      </w:pPr>
      <w:r w:rsidRPr="00CC5250">
        <w:rPr>
          <w:iCs/>
          <w:lang w:val="en-US"/>
        </w:rPr>
        <w:t>Status code 400 Bad request</w:t>
      </w:r>
    </w:p>
    <w:p w14:paraId="5C84FA3E" w14:textId="77777777" w:rsidR="009B1F36" w:rsidRDefault="009B1F36" w:rsidP="009B1F36">
      <w:pPr>
        <w:pStyle w:val="ListParagraph"/>
        <w:numPr>
          <w:ilvl w:val="0"/>
          <w:numId w:val="50"/>
        </w:numPr>
        <w:rPr>
          <w:iCs/>
          <w:lang w:val="en-US"/>
        </w:rPr>
      </w:pPr>
      <w:r>
        <w:rPr>
          <w:iCs/>
          <w:lang w:val="en-US"/>
        </w:rPr>
        <w:t>Message: New student was not created due to missing mandatory data.</w:t>
      </w:r>
    </w:p>
    <w:p w14:paraId="05DBCE46" w14:textId="77777777" w:rsidR="009B1F36" w:rsidRDefault="009B1F36" w:rsidP="009B1F36">
      <w:pPr>
        <w:ind w:left="360"/>
        <w:rPr>
          <w:iCs/>
          <w:lang w:val="en-US"/>
        </w:rPr>
      </w:pPr>
    </w:p>
    <w:p w14:paraId="18593217" w14:textId="77777777" w:rsidR="008F3EDE" w:rsidRDefault="008F3EDE" w:rsidP="009B1F36">
      <w:pPr>
        <w:ind w:left="360"/>
        <w:rPr>
          <w:iCs/>
          <w:lang w:val="en-US"/>
        </w:rPr>
      </w:pPr>
    </w:p>
    <w:p w14:paraId="4C4E24E4" w14:textId="77777777" w:rsidR="00991BA3" w:rsidRDefault="00991BA3" w:rsidP="009B1F36">
      <w:pPr>
        <w:ind w:left="360"/>
        <w:rPr>
          <w:iCs/>
          <w:lang w:val="en-US"/>
        </w:rPr>
      </w:pPr>
    </w:p>
    <w:p w14:paraId="1D721483" w14:textId="77777777" w:rsidR="008F3EDE" w:rsidRPr="00C40222" w:rsidRDefault="008F3EDE" w:rsidP="005C6CB8">
      <w:pPr>
        <w:pStyle w:val="Heading2"/>
        <w:rPr>
          <w:lang w:val="en-US"/>
        </w:rPr>
      </w:pPr>
      <w:bookmarkStart w:id="45" w:name="_Toc172283555"/>
      <w:r w:rsidRPr="00C40222">
        <w:rPr>
          <w:lang w:val="en-US"/>
        </w:rPr>
        <w:t>01</w:t>
      </w:r>
      <w:r>
        <w:rPr>
          <w:lang w:val="en-US"/>
        </w:rPr>
        <w:t>0</w:t>
      </w:r>
      <w:r w:rsidRPr="00C40222">
        <w:rPr>
          <w:lang w:val="en-US"/>
        </w:rPr>
        <w:t xml:space="preserve"> Abstract: Add a new student with incorrect email </w:t>
      </w:r>
      <w:proofErr w:type="gramStart"/>
      <w:r w:rsidRPr="00C40222">
        <w:rPr>
          <w:lang w:val="en-US"/>
        </w:rPr>
        <w:t>address</w:t>
      </w:r>
      <w:bookmarkEnd w:id="45"/>
      <w:proofErr w:type="gramEnd"/>
    </w:p>
    <w:p w14:paraId="3C89A368" w14:textId="77777777" w:rsidR="008F3EDE" w:rsidRPr="00C40222" w:rsidRDefault="008F3EDE" w:rsidP="008F3EDE">
      <w:pPr>
        <w:rPr>
          <w:lang w:val="en-US"/>
        </w:rPr>
      </w:pPr>
    </w:p>
    <w:p w14:paraId="074EA101" w14:textId="77777777" w:rsidR="008F3EDE" w:rsidRPr="008F1C25" w:rsidRDefault="008F3EDE" w:rsidP="008F3EDE">
      <w:pPr>
        <w:rPr>
          <w:u w:val="single"/>
          <w:lang w:val="en-US"/>
        </w:rPr>
      </w:pPr>
      <w:r w:rsidRPr="008F1C25">
        <w:rPr>
          <w:u w:val="single"/>
          <w:lang w:val="en-US"/>
        </w:rPr>
        <w:t>Data Preparation:</w:t>
      </w:r>
    </w:p>
    <w:p w14:paraId="6E835D21" w14:textId="77777777" w:rsidR="008F3EDE" w:rsidRDefault="008F3EDE" w:rsidP="008F3EDE">
      <w:pPr>
        <w:rPr>
          <w:lang w:val="en-US"/>
        </w:rPr>
      </w:pPr>
      <w:r w:rsidRPr="00DF658E">
        <w:rPr>
          <w:lang w:val="en-US"/>
        </w:rPr>
        <w:t>POST</w:t>
      </w:r>
      <w:r>
        <w:rPr>
          <w:lang w:val="en-US"/>
        </w:rPr>
        <w:t xml:space="preserve"> – create new student V</w:t>
      </w:r>
      <w:proofErr w:type="spellStart"/>
      <w:r>
        <w:rPr>
          <w:lang w:val="cs-CZ"/>
        </w:rPr>
        <w:t>áclav</w:t>
      </w:r>
      <w:proofErr w:type="spellEnd"/>
      <w:r>
        <w:rPr>
          <w:lang w:val="cs-CZ"/>
        </w:rPr>
        <w:t xml:space="preserve"> Mrkvička</w:t>
      </w:r>
      <w:r>
        <w:rPr>
          <w:lang w:val="en-US"/>
        </w:rPr>
        <w:t xml:space="preserve">, </w:t>
      </w:r>
      <w:hyperlink r:id="rId58" w:history="1">
        <w:r>
          <w:rPr>
            <w:rStyle w:val="Hyperlink"/>
            <w:lang w:val="en-US"/>
          </w:rPr>
          <w:t>Vaclav.mrkvicka.</w:t>
        </w:r>
        <w:r w:rsidRPr="00841B5B">
          <w:rPr>
            <w:rStyle w:val="Hyperlink"/>
            <w:lang w:val="en-US"/>
          </w:rPr>
          <w:t>seznam.cz</w:t>
        </w:r>
      </w:hyperlink>
      <w:r>
        <w:rPr>
          <w:lang w:val="en-US"/>
        </w:rPr>
        <w:t xml:space="preserve">, 33 </w:t>
      </w:r>
      <w:proofErr w:type="gramStart"/>
      <w:r>
        <w:rPr>
          <w:lang w:val="en-US"/>
        </w:rPr>
        <w:t>let</w:t>
      </w:r>
      <w:proofErr w:type="gramEnd"/>
    </w:p>
    <w:p w14:paraId="4098BCEA" w14:textId="77777777" w:rsidR="008F3EDE" w:rsidRDefault="008F3EDE" w:rsidP="008F3EDE">
      <w:pPr>
        <w:rPr>
          <w:lang w:val="en-US"/>
        </w:rPr>
      </w:pPr>
      <w:r>
        <w:rPr>
          <w:lang w:val="en-US"/>
        </w:rPr>
        <w:t xml:space="preserve">Conditions: </w:t>
      </w:r>
    </w:p>
    <w:p w14:paraId="3E9435A6" w14:textId="77777777" w:rsidR="008F3EDE" w:rsidRDefault="008F3EDE" w:rsidP="008F3EDE">
      <w:pPr>
        <w:pStyle w:val="ListParagraph"/>
        <w:numPr>
          <w:ilvl w:val="0"/>
          <w:numId w:val="34"/>
        </w:numPr>
        <w:rPr>
          <w:lang w:val="en-US"/>
        </w:rPr>
      </w:pPr>
      <w:r w:rsidRPr="00E7704D">
        <w:rPr>
          <w:lang w:val="en-US"/>
        </w:rPr>
        <w:t xml:space="preserve">all data are </w:t>
      </w:r>
      <w:proofErr w:type="spellStart"/>
      <w:r w:rsidRPr="00E7704D">
        <w:rPr>
          <w:lang w:val="en-US"/>
        </w:rPr>
        <w:t>manatory</w:t>
      </w:r>
      <w:proofErr w:type="spellEnd"/>
      <w:r w:rsidRPr="00E7704D">
        <w:rPr>
          <w:lang w:val="en-US"/>
        </w:rPr>
        <w:t xml:space="preserve"> (</w:t>
      </w:r>
      <w:proofErr w:type="spellStart"/>
      <w:r w:rsidRPr="00E7704D">
        <w:rPr>
          <w:lang w:val="en-US"/>
        </w:rPr>
        <w:t>firstName</w:t>
      </w:r>
      <w:proofErr w:type="spellEnd"/>
      <w:r w:rsidRPr="00E7704D">
        <w:rPr>
          <w:lang w:val="en-US"/>
        </w:rPr>
        <w:t xml:space="preserve">, </w:t>
      </w:r>
      <w:proofErr w:type="spellStart"/>
      <w:r w:rsidRPr="00E7704D">
        <w:rPr>
          <w:lang w:val="en-US"/>
        </w:rPr>
        <w:t>lastName</w:t>
      </w:r>
      <w:proofErr w:type="spellEnd"/>
      <w:r w:rsidRPr="00E7704D">
        <w:rPr>
          <w:lang w:val="en-US"/>
        </w:rPr>
        <w:t>, email, age)</w:t>
      </w:r>
    </w:p>
    <w:p w14:paraId="56DAF692" w14:textId="77777777" w:rsidR="008F3EDE" w:rsidRDefault="008F3EDE" w:rsidP="008F3EDE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all data are saved as </w:t>
      </w:r>
      <w:proofErr w:type="gramStart"/>
      <w:r>
        <w:rPr>
          <w:lang w:val="en-US"/>
        </w:rPr>
        <w:t>lowercase</w:t>
      </w:r>
      <w:proofErr w:type="gramEnd"/>
    </w:p>
    <w:p w14:paraId="29323401" w14:textId="77777777" w:rsidR="008F3EDE" w:rsidRDefault="008F3EDE" w:rsidP="008F3EDE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possible age 1 – 150</w:t>
      </w:r>
    </w:p>
    <w:p w14:paraId="0601D299" w14:textId="77777777" w:rsidR="008F3EDE" w:rsidRPr="00F848DB" w:rsidRDefault="008F3EDE" w:rsidP="008F3EDE">
      <w:pPr>
        <w:pStyle w:val="ListParagraph"/>
        <w:rPr>
          <w:lang w:val="en-US"/>
        </w:rPr>
      </w:pPr>
    </w:p>
    <w:p w14:paraId="0EF8EEF5" w14:textId="77777777" w:rsidR="008F3EDE" w:rsidRPr="008F1C25" w:rsidRDefault="008F3EDE" w:rsidP="008F3EDE">
      <w:pPr>
        <w:rPr>
          <w:u w:val="single"/>
          <w:lang w:val="en-US"/>
        </w:rPr>
      </w:pPr>
      <w:r w:rsidRPr="008F1C25">
        <w:rPr>
          <w:u w:val="single"/>
          <w:lang w:val="en-US"/>
        </w:rPr>
        <w:t>Steps:</w:t>
      </w:r>
    </w:p>
    <w:p w14:paraId="7EF3E965" w14:textId="77777777" w:rsidR="008F3EDE" w:rsidRDefault="008F3EDE" w:rsidP="008F3EDE">
      <w:pPr>
        <w:pStyle w:val="ListParagraph"/>
        <w:numPr>
          <w:ilvl w:val="0"/>
          <w:numId w:val="68"/>
        </w:numPr>
        <w:rPr>
          <w:lang w:val="en-US"/>
        </w:rPr>
      </w:pPr>
      <w:r>
        <w:rPr>
          <w:lang w:val="en-US"/>
        </w:rPr>
        <w:t xml:space="preserve">POST </w:t>
      </w:r>
      <w:hyperlink r:id="rId59" w:history="1">
        <w:r w:rsidRPr="00841B5B">
          <w:rPr>
            <w:rStyle w:val="Hyperlink"/>
            <w:lang w:val="en-US"/>
          </w:rPr>
          <w:t>http://108.143.193.45:8080/api/v1/students/</w:t>
        </w:r>
      </w:hyperlink>
    </w:p>
    <w:p w14:paraId="6E4DB0F7" w14:textId="77777777" w:rsidR="008F3EDE" w:rsidRDefault="008F3EDE" w:rsidP="008F3EDE">
      <w:pPr>
        <w:pStyle w:val="ListParagraph"/>
        <w:numPr>
          <w:ilvl w:val="0"/>
          <w:numId w:val="68"/>
        </w:numPr>
        <w:rPr>
          <w:lang w:val="en-US"/>
        </w:rPr>
      </w:pPr>
      <w:r>
        <w:rPr>
          <w:lang w:val="en-US"/>
        </w:rPr>
        <w:t>Body + raw + JSON</w:t>
      </w:r>
    </w:p>
    <w:p w14:paraId="358AD583" w14:textId="77777777" w:rsidR="008F3EDE" w:rsidRPr="00753545" w:rsidRDefault="008F3EDE" w:rsidP="008F3EDE">
      <w:pPr>
        <w:ind w:left="360"/>
        <w:jc w:val="both"/>
        <w:rPr>
          <w:lang w:val="en-US"/>
        </w:rPr>
      </w:pPr>
      <w:r w:rsidRPr="00753545">
        <w:rPr>
          <w:lang w:val="en-US"/>
        </w:rPr>
        <w:t>{</w:t>
      </w:r>
    </w:p>
    <w:p w14:paraId="2A2DDE14" w14:textId="77777777" w:rsidR="008F3EDE" w:rsidRPr="00C40222" w:rsidRDefault="008F3EDE" w:rsidP="008F3EDE">
      <w:pPr>
        <w:ind w:left="360"/>
        <w:rPr>
          <w:lang w:val="en-US"/>
        </w:rPr>
      </w:pPr>
      <w:r w:rsidRPr="00C40222">
        <w:rPr>
          <w:lang w:val="en-US"/>
        </w:rPr>
        <w:t>"</w:t>
      </w:r>
      <w:proofErr w:type="spellStart"/>
      <w:r w:rsidRPr="00C40222">
        <w:rPr>
          <w:lang w:val="en-US"/>
        </w:rPr>
        <w:t>firstName</w:t>
      </w:r>
      <w:proofErr w:type="spellEnd"/>
      <w:r w:rsidRPr="00C40222">
        <w:rPr>
          <w:lang w:val="en-US"/>
        </w:rPr>
        <w:t>":  "</w:t>
      </w:r>
      <w:r>
        <w:rPr>
          <w:lang w:val="en-US"/>
        </w:rPr>
        <w:t>Václav</w:t>
      </w:r>
      <w:r w:rsidRPr="00C40222">
        <w:rPr>
          <w:lang w:val="en-US"/>
        </w:rPr>
        <w:t>",</w:t>
      </w:r>
    </w:p>
    <w:p w14:paraId="3CAD76CA" w14:textId="77777777" w:rsidR="008F3EDE" w:rsidRPr="00C40222" w:rsidRDefault="008F3EDE" w:rsidP="008F3EDE">
      <w:pPr>
        <w:ind w:left="360"/>
        <w:rPr>
          <w:lang w:val="en-US"/>
        </w:rPr>
      </w:pPr>
      <w:r w:rsidRPr="00C40222">
        <w:rPr>
          <w:lang w:val="en-US"/>
        </w:rPr>
        <w:t>"</w:t>
      </w:r>
      <w:proofErr w:type="spellStart"/>
      <w:r w:rsidRPr="00C40222">
        <w:rPr>
          <w:lang w:val="en-US"/>
        </w:rPr>
        <w:t>lastName</w:t>
      </w:r>
      <w:proofErr w:type="spellEnd"/>
      <w:r w:rsidRPr="00C40222">
        <w:rPr>
          <w:lang w:val="en-US"/>
        </w:rPr>
        <w:t>": "</w:t>
      </w:r>
      <w:proofErr w:type="spellStart"/>
      <w:r>
        <w:rPr>
          <w:lang w:val="en-US"/>
        </w:rPr>
        <w:t>Mrkvička</w:t>
      </w:r>
      <w:proofErr w:type="spellEnd"/>
      <w:r w:rsidRPr="00C40222">
        <w:rPr>
          <w:lang w:val="en-US"/>
        </w:rPr>
        <w:t>",</w:t>
      </w:r>
    </w:p>
    <w:p w14:paraId="65B2EED5" w14:textId="77777777" w:rsidR="008F3EDE" w:rsidRPr="00C40222" w:rsidRDefault="008F3EDE" w:rsidP="008F3EDE">
      <w:pPr>
        <w:ind w:left="360"/>
        <w:rPr>
          <w:lang w:val="en-US"/>
        </w:rPr>
      </w:pPr>
      <w:r w:rsidRPr="00C40222">
        <w:rPr>
          <w:lang w:val="en-US"/>
        </w:rPr>
        <w:t>"email":  "</w:t>
      </w:r>
      <w:hyperlink r:id="rId60" w:history="1">
        <w:r>
          <w:rPr>
            <w:rStyle w:val="Hyperlink"/>
            <w:lang w:val="en-US"/>
          </w:rPr>
          <w:t>Vaclav.mrkvicka.</w:t>
        </w:r>
        <w:r w:rsidRPr="00841B5B">
          <w:rPr>
            <w:rStyle w:val="Hyperlink"/>
            <w:lang w:val="en-US"/>
          </w:rPr>
          <w:t>seznam.cz</w:t>
        </w:r>
      </w:hyperlink>
      <w:r w:rsidRPr="00C40222">
        <w:rPr>
          <w:lang w:val="en-US"/>
        </w:rPr>
        <w:t>",</w:t>
      </w:r>
    </w:p>
    <w:p w14:paraId="1C815E36" w14:textId="77777777" w:rsidR="008F3EDE" w:rsidRPr="00C40222" w:rsidRDefault="008F3EDE" w:rsidP="008F3EDE">
      <w:pPr>
        <w:ind w:left="360"/>
        <w:rPr>
          <w:lang w:val="en-US"/>
        </w:rPr>
      </w:pPr>
      <w:r w:rsidRPr="00C40222">
        <w:rPr>
          <w:lang w:val="en-US"/>
        </w:rPr>
        <w:t>"age":  "</w:t>
      </w:r>
      <w:r>
        <w:rPr>
          <w:lang w:val="en-US"/>
        </w:rPr>
        <w:t>33</w:t>
      </w:r>
      <w:r w:rsidRPr="00C40222">
        <w:rPr>
          <w:lang w:val="en-US"/>
        </w:rPr>
        <w:t>"</w:t>
      </w:r>
    </w:p>
    <w:p w14:paraId="2A08089F" w14:textId="77777777" w:rsidR="008F3EDE" w:rsidRDefault="008F3EDE" w:rsidP="008F3EDE">
      <w:pPr>
        <w:ind w:left="360"/>
        <w:rPr>
          <w:lang w:val="en-US"/>
        </w:rPr>
      </w:pPr>
      <w:r w:rsidRPr="00C40222">
        <w:rPr>
          <w:lang w:val="en-US"/>
        </w:rPr>
        <w:t>}</w:t>
      </w:r>
    </w:p>
    <w:p w14:paraId="04087A94" w14:textId="77777777" w:rsidR="008F1C25" w:rsidRDefault="008F1C25" w:rsidP="008F1C25">
      <w:pPr>
        <w:rPr>
          <w:lang w:val="en-US"/>
        </w:rPr>
      </w:pPr>
    </w:p>
    <w:p w14:paraId="4E557263" w14:textId="103CB56B" w:rsidR="008F3EDE" w:rsidRPr="008F1C25" w:rsidRDefault="008F3EDE" w:rsidP="008F1C25">
      <w:pPr>
        <w:rPr>
          <w:u w:val="single"/>
          <w:lang w:val="en-US"/>
        </w:rPr>
      </w:pPr>
      <w:r w:rsidRPr="008F1C25">
        <w:rPr>
          <w:u w:val="single"/>
          <w:lang w:val="en-US"/>
        </w:rPr>
        <w:t>Expected result:</w:t>
      </w:r>
    </w:p>
    <w:p w14:paraId="3F1210BD" w14:textId="77777777" w:rsidR="008F3EDE" w:rsidRPr="00C40222" w:rsidRDefault="008F3EDE" w:rsidP="008F3EDE">
      <w:pPr>
        <w:pStyle w:val="ListParagraph"/>
        <w:numPr>
          <w:ilvl w:val="0"/>
          <w:numId w:val="64"/>
        </w:numPr>
        <w:spacing w:line="360" w:lineRule="auto"/>
        <w:jc w:val="both"/>
        <w:rPr>
          <w:lang w:val="en-US"/>
        </w:rPr>
      </w:pPr>
      <w:r w:rsidRPr="00C40222">
        <w:rPr>
          <w:lang w:val="en-US"/>
        </w:rPr>
        <w:t xml:space="preserve">Status code </w:t>
      </w:r>
      <w:r>
        <w:rPr>
          <w:lang w:val="en-US"/>
        </w:rPr>
        <w:t>400 Bad Request</w:t>
      </w:r>
    </w:p>
    <w:p w14:paraId="3318F528" w14:textId="77777777" w:rsidR="008F3EDE" w:rsidRPr="00C40222" w:rsidRDefault="008F3EDE" w:rsidP="008F3EDE">
      <w:pPr>
        <w:pStyle w:val="ListParagraph"/>
        <w:numPr>
          <w:ilvl w:val="0"/>
          <w:numId w:val="69"/>
        </w:numPr>
        <w:spacing w:line="360" w:lineRule="auto"/>
        <w:jc w:val="both"/>
        <w:rPr>
          <w:lang w:val="en-US"/>
        </w:rPr>
      </w:pPr>
      <w:r w:rsidRPr="00C40222">
        <w:rPr>
          <w:lang w:val="en-US"/>
        </w:rPr>
        <w:t>Response</w:t>
      </w:r>
    </w:p>
    <w:p w14:paraId="5F81D8D8" w14:textId="77777777" w:rsidR="008F3EDE" w:rsidRPr="0001121B" w:rsidRDefault="008F3EDE" w:rsidP="008F3EDE">
      <w:pPr>
        <w:pStyle w:val="ListParagraph"/>
        <w:spacing w:line="360" w:lineRule="auto"/>
        <w:jc w:val="both"/>
        <w:rPr>
          <w:lang w:val="en-US"/>
        </w:rPr>
      </w:pPr>
      <w:r w:rsidRPr="0001121B">
        <w:rPr>
          <w:lang w:val="en-US"/>
        </w:rPr>
        <w:t>New student was not added to the database due to incorrect data: email address is not in correct form.</w:t>
      </w:r>
    </w:p>
    <w:p w14:paraId="1368C418" w14:textId="77777777" w:rsidR="008F3EDE" w:rsidRPr="00C40222" w:rsidRDefault="008F3EDE" w:rsidP="008F3EDE">
      <w:pPr>
        <w:rPr>
          <w:lang w:val="en-US"/>
        </w:rPr>
      </w:pPr>
    </w:p>
    <w:p w14:paraId="3537763B" w14:textId="77777777" w:rsidR="008F3EDE" w:rsidRPr="008F1C25" w:rsidRDefault="008F3EDE" w:rsidP="008F3EDE">
      <w:pPr>
        <w:rPr>
          <w:u w:val="single"/>
          <w:lang w:val="en-US"/>
        </w:rPr>
      </w:pPr>
      <w:r w:rsidRPr="008F1C25">
        <w:rPr>
          <w:u w:val="single"/>
          <w:lang w:val="en-US"/>
        </w:rPr>
        <w:t>Executed Steps:</w:t>
      </w:r>
    </w:p>
    <w:p w14:paraId="2BBF810A" w14:textId="77777777" w:rsidR="008F3EDE" w:rsidRDefault="008F3EDE" w:rsidP="008F3EDE">
      <w:pPr>
        <w:pStyle w:val="ListParagraph"/>
        <w:numPr>
          <w:ilvl w:val="0"/>
          <w:numId w:val="70"/>
        </w:numPr>
        <w:rPr>
          <w:lang w:val="en-US"/>
        </w:rPr>
      </w:pPr>
      <w:r>
        <w:rPr>
          <w:lang w:val="en-US"/>
        </w:rPr>
        <w:t xml:space="preserve">POST </w:t>
      </w:r>
      <w:hyperlink r:id="rId61" w:history="1">
        <w:r w:rsidRPr="00841B5B">
          <w:rPr>
            <w:rStyle w:val="Hyperlink"/>
            <w:lang w:val="en-US"/>
          </w:rPr>
          <w:t>http://108.143.193.45:8080/api/v1/students/</w:t>
        </w:r>
      </w:hyperlink>
    </w:p>
    <w:p w14:paraId="6CC61AAC" w14:textId="77777777" w:rsidR="008F3EDE" w:rsidRDefault="008F3EDE" w:rsidP="008F3EDE">
      <w:pPr>
        <w:pStyle w:val="ListParagraph"/>
        <w:numPr>
          <w:ilvl w:val="0"/>
          <w:numId w:val="70"/>
        </w:numPr>
        <w:rPr>
          <w:lang w:val="en-US"/>
        </w:rPr>
      </w:pPr>
      <w:r>
        <w:rPr>
          <w:lang w:val="en-US"/>
        </w:rPr>
        <w:t>Body + raw + JSON</w:t>
      </w:r>
    </w:p>
    <w:p w14:paraId="06FA219D" w14:textId="77777777" w:rsidR="008F3EDE" w:rsidRPr="00753545" w:rsidRDefault="008F3EDE" w:rsidP="008F3EDE">
      <w:pPr>
        <w:ind w:left="360"/>
        <w:jc w:val="both"/>
        <w:rPr>
          <w:lang w:val="en-US"/>
        </w:rPr>
      </w:pPr>
      <w:r w:rsidRPr="00753545">
        <w:rPr>
          <w:lang w:val="en-US"/>
        </w:rPr>
        <w:t>{</w:t>
      </w:r>
    </w:p>
    <w:p w14:paraId="44E83184" w14:textId="77777777" w:rsidR="008F3EDE" w:rsidRPr="00C40222" w:rsidRDefault="008F3EDE" w:rsidP="008F3EDE">
      <w:pPr>
        <w:ind w:left="360"/>
        <w:rPr>
          <w:lang w:val="en-US"/>
        </w:rPr>
      </w:pPr>
      <w:r w:rsidRPr="00C40222">
        <w:rPr>
          <w:lang w:val="en-US"/>
        </w:rPr>
        <w:t>"</w:t>
      </w:r>
      <w:proofErr w:type="spellStart"/>
      <w:r w:rsidRPr="00C40222">
        <w:rPr>
          <w:lang w:val="en-US"/>
        </w:rPr>
        <w:t>firstName</w:t>
      </w:r>
      <w:proofErr w:type="spellEnd"/>
      <w:r w:rsidRPr="00C40222">
        <w:rPr>
          <w:lang w:val="en-US"/>
        </w:rPr>
        <w:t>":  "</w:t>
      </w:r>
      <w:r>
        <w:rPr>
          <w:lang w:val="en-US"/>
        </w:rPr>
        <w:t>Václav</w:t>
      </w:r>
      <w:r w:rsidRPr="00C40222">
        <w:rPr>
          <w:lang w:val="en-US"/>
        </w:rPr>
        <w:t>",</w:t>
      </w:r>
    </w:p>
    <w:p w14:paraId="1AC0789C" w14:textId="77777777" w:rsidR="008F3EDE" w:rsidRPr="00C40222" w:rsidRDefault="008F3EDE" w:rsidP="008F3EDE">
      <w:pPr>
        <w:ind w:left="360"/>
        <w:rPr>
          <w:lang w:val="en-US"/>
        </w:rPr>
      </w:pPr>
      <w:r w:rsidRPr="00C40222">
        <w:rPr>
          <w:lang w:val="en-US"/>
        </w:rPr>
        <w:t>"</w:t>
      </w:r>
      <w:proofErr w:type="spellStart"/>
      <w:r w:rsidRPr="00C40222">
        <w:rPr>
          <w:lang w:val="en-US"/>
        </w:rPr>
        <w:t>lastName</w:t>
      </w:r>
      <w:proofErr w:type="spellEnd"/>
      <w:r w:rsidRPr="00C40222">
        <w:rPr>
          <w:lang w:val="en-US"/>
        </w:rPr>
        <w:t>": "</w:t>
      </w:r>
      <w:proofErr w:type="spellStart"/>
      <w:r>
        <w:rPr>
          <w:lang w:val="en-US"/>
        </w:rPr>
        <w:t>Mrkvička</w:t>
      </w:r>
      <w:proofErr w:type="spellEnd"/>
      <w:r w:rsidRPr="00C40222">
        <w:rPr>
          <w:lang w:val="en-US"/>
        </w:rPr>
        <w:t>",</w:t>
      </w:r>
    </w:p>
    <w:p w14:paraId="64DFC279" w14:textId="77777777" w:rsidR="008F3EDE" w:rsidRPr="00C40222" w:rsidRDefault="008F3EDE" w:rsidP="008F3EDE">
      <w:pPr>
        <w:ind w:left="360"/>
        <w:rPr>
          <w:lang w:val="en-US"/>
        </w:rPr>
      </w:pPr>
      <w:r w:rsidRPr="00C40222">
        <w:rPr>
          <w:lang w:val="en-US"/>
        </w:rPr>
        <w:t>"email":  "</w:t>
      </w:r>
      <w:hyperlink r:id="rId62" w:history="1">
        <w:r>
          <w:rPr>
            <w:rStyle w:val="Hyperlink"/>
            <w:lang w:val="en-US"/>
          </w:rPr>
          <w:t>Vaclav.mrkvicka.</w:t>
        </w:r>
        <w:r w:rsidRPr="00841B5B">
          <w:rPr>
            <w:rStyle w:val="Hyperlink"/>
            <w:lang w:val="en-US"/>
          </w:rPr>
          <w:t>seznam.cz</w:t>
        </w:r>
      </w:hyperlink>
      <w:r w:rsidRPr="00C40222">
        <w:rPr>
          <w:lang w:val="en-US"/>
        </w:rPr>
        <w:t>",</w:t>
      </w:r>
    </w:p>
    <w:p w14:paraId="773498EF" w14:textId="77777777" w:rsidR="008F3EDE" w:rsidRPr="00C40222" w:rsidRDefault="008F3EDE" w:rsidP="008F3EDE">
      <w:pPr>
        <w:ind w:left="360"/>
        <w:rPr>
          <w:lang w:val="en-US"/>
        </w:rPr>
      </w:pPr>
      <w:r w:rsidRPr="00C40222">
        <w:rPr>
          <w:lang w:val="en-US"/>
        </w:rPr>
        <w:t>"age":  "</w:t>
      </w:r>
      <w:r>
        <w:rPr>
          <w:lang w:val="en-US"/>
        </w:rPr>
        <w:t>33</w:t>
      </w:r>
      <w:r w:rsidRPr="00C40222">
        <w:rPr>
          <w:lang w:val="en-US"/>
        </w:rPr>
        <w:t>"</w:t>
      </w:r>
    </w:p>
    <w:p w14:paraId="37DC0821" w14:textId="77777777" w:rsidR="008F3EDE" w:rsidRDefault="008F3EDE" w:rsidP="008F3EDE">
      <w:pPr>
        <w:ind w:left="360"/>
        <w:rPr>
          <w:lang w:val="en-US"/>
        </w:rPr>
      </w:pPr>
      <w:r w:rsidRPr="00C40222">
        <w:rPr>
          <w:lang w:val="en-US"/>
        </w:rPr>
        <w:t>}</w:t>
      </w:r>
    </w:p>
    <w:p w14:paraId="0F30A4D8" w14:textId="77777777" w:rsidR="008F3EDE" w:rsidRPr="0001121B" w:rsidRDefault="008F3EDE" w:rsidP="008F3EDE">
      <w:pPr>
        <w:pStyle w:val="ListParagraph"/>
        <w:numPr>
          <w:ilvl w:val="0"/>
          <w:numId w:val="70"/>
        </w:numPr>
        <w:rPr>
          <w:lang w:val="en-US"/>
        </w:rPr>
      </w:pPr>
      <w:r>
        <w:rPr>
          <w:lang w:val="en-US"/>
        </w:rPr>
        <w:t xml:space="preserve">Press button </w:t>
      </w:r>
      <w:proofErr w:type="gramStart"/>
      <w:r>
        <w:rPr>
          <w:lang w:val="en-US"/>
        </w:rPr>
        <w:t>SEND</w:t>
      </w:r>
      <w:proofErr w:type="gramEnd"/>
    </w:p>
    <w:p w14:paraId="5830B78D" w14:textId="77777777" w:rsidR="008F3EDE" w:rsidRPr="00C40222" w:rsidRDefault="008F3EDE" w:rsidP="008F3EDE">
      <w:pPr>
        <w:rPr>
          <w:u w:val="single"/>
          <w:lang w:val="en-US"/>
        </w:rPr>
      </w:pPr>
    </w:p>
    <w:p w14:paraId="5FFE8831" w14:textId="143CA9A2" w:rsidR="008F3EDE" w:rsidRPr="008F1C25" w:rsidRDefault="008F3EDE" w:rsidP="008F3EDE">
      <w:pPr>
        <w:rPr>
          <w:u w:val="single"/>
          <w:lang w:val="en-US"/>
        </w:rPr>
      </w:pPr>
      <w:r w:rsidRPr="008F1C25">
        <w:rPr>
          <w:u w:val="single"/>
          <w:lang w:val="en-US"/>
        </w:rPr>
        <w:t>Actual result:</w:t>
      </w:r>
    </w:p>
    <w:p w14:paraId="370FD671" w14:textId="6F8489C4" w:rsidR="008F3EDE" w:rsidRPr="00C40222" w:rsidRDefault="008F3EDE" w:rsidP="008F3EDE">
      <w:pPr>
        <w:rPr>
          <w:lang w:val="en-US"/>
        </w:rPr>
      </w:pPr>
      <w:r>
        <w:rPr>
          <w:lang w:val="en-US"/>
        </w:rPr>
        <w:t>Response:</w:t>
      </w:r>
    </w:p>
    <w:p w14:paraId="42BBB630" w14:textId="2DE9A05A" w:rsidR="008F3EDE" w:rsidRPr="008F3EDE" w:rsidRDefault="008F3EDE" w:rsidP="007E1AE6">
      <w:pPr>
        <w:pStyle w:val="ListParagraph"/>
        <w:numPr>
          <w:ilvl w:val="0"/>
          <w:numId w:val="49"/>
        </w:numPr>
        <w:rPr>
          <w:lang w:val="en-US"/>
        </w:rPr>
      </w:pPr>
      <w:r w:rsidRPr="008F3EDE">
        <w:rPr>
          <w:lang w:val="en-US"/>
        </w:rPr>
        <w:t>Status 200 OK</w:t>
      </w:r>
    </w:p>
    <w:p w14:paraId="7B60A2DE" w14:textId="77777777" w:rsidR="00E227E6" w:rsidRDefault="00E227E6" w:rsidP="007E1AE6">
      <w:pPr>
        <w:pStyle w:val="ListParagraph"/>
        <w:numPr>
          <w:ilvl w:val="0"/>
          <w:numId w:val="49"/>
        </w:numPr>
        <w:rPr>
          <w:lang w:val="en-US"/>
        </w:rPr>
      </w:pPr>
    </w:p>
    <w:p w14:paraId="364928FA" w14:textId="0F34E5CD" w:rsidR="008F3EDE" w:rsidRPr="00E227E6" w:rsidRDefault="008F3EDE" w:rsidP="00E227E6">
      <w:pPr>
        <w:ind w:left="360"/>
        <w:rPr>
          <w:lang w:val="en-US"/>
        </w:rPr>
      </w:pPr>
      <w:r w:rsidRPr="00E227E6">
        <w:rPr>
          <w:lang w:val="en-US"/>
        </w:rPr>
        <w:t>{</w:t>
      </w:r>
    </w:p>
    <w:p w14:paraId="2FB5DAFC" w14:textId="77777777" w:rsidR="008F3EDE" w:rsidRPr="0001121B" w:rsidRDefault="008F3EDE" w:rsidP="008F3EDE">
      <w:pPr>
        <w:rPr>
          <w:lang w:val="en-US"/>
        </w:rPr>
      </w:pPr>
      <w:r w:rsidRPr="0001121B">
        <w:rPr>
          <w:lang w:val="en-US"/>
        </w:rPr>
        <w:t xml:space="preserve">    "id": 1293,</w:t>
      </w:r>
    </w:p>
    <w:p w14:paraId="6E9EB90E" w14:textId="77777777" w:rsidR="008F3EDE" w:rsidRPr="0001121B" w:rsidRDefault="008F3EDE" w:rsidP="008F3EDE">
      <w:pPr>
        <w:rPr>
          <w:lang w:val="en-US"/>
        </w:rPr>
      </w:pPr>
      <w:r w:rsidRPr="0001121B">
        <w:rPr>
          <w:lang w:val="en-US"/>
        </w:rPr>
        <w:t xml:space="preserve">    "</w:t>
      </w:r>
      <w:proofErr w:type="spellStart"/>
      <w:r w:rsidRPr="0001121B">
        <w:rPr>
          <w:lang w:val="en-US"/>
        </w:rPr>
        <w:t>firstName</w:t>
      </w:r>
      <w:proofErr w:type="spellEnd"/>
      <w:r w:rsidRPr="0001121B">
        <w:rPr>
          <w:lang w:val="en-US"/>
        </w:rPr>
        <w:t>": "Václav",</w:t>
      </w:r>
    </w:p>
    <w:p w14:paraId="5A2E412D" w14:textId="77777777" w:rsidR="008F3EDE" w:rsidRPr="0001121B" w:rsidRDefault="008F3EDE" w:rsidP="008F3EDE">
      <w:pPr>
        <w:rPr>
          <w:lang w:val="en-US"/>
        </w:rPr>
      </w:pPr>
      <w:r w:rsidRPr="0001121B">
        <w:rPr>
          <w:lang w:val="en-US"/>
        </w:rPr>
        <w:t xml:space="preserve">    "</w:t>
      </w:r>
      <w:proofErr w:type="spellStart"/>
      <w:r w:rsidRPr="0001121B">
        <w:rPr>
          <w:lang w:val="en-US"/>
        </w:rPr>
        <w:t>lastName</w:t>
      </w:r>
      <w:proofErr w:type="spellEnd"/>
      <w:r w:rsidRPr="0001121B">
        <w:rPr>
          <w:lang w:val="en-US"/>
        </w:rPr>
        <w:t>": "MRKVIČKA",</w:t>
      </w:r>
    </w:p>
    <w:p w14:paraId="3B873530" w14:textId="77777777" w:rsidR="008F3EDE" w:rsidRPr="0001121B" w:rsidRDefault="008F3EDE" w:rsidP="008F3EDE">
      <w:pPr>
        <w:rPr>
          <w:lang w:val="en-US"/>
        </w:rPr>
      </w:pPr>
      <w:r w:rsidRPr="0001121B">
        <w:rPr>
          <w:lang w:val="en-US"/>
        </w:rPr>
        <w:t xml:space="preserve">    "email": "Vaclav.mrkvicka.seznam.cz",</w:t>
      </w:r>
    </w:p>
    <w:p w14:paraId="4D10441C" w14:textId="77777777" w:rsidR="008F3EDE" w:rsidRPr="0001121B" w:rsidRDefault="008F3EDE" w:rsidP="008F3EDE">
      <w:pPr>
        <w:rPr>
          <w:lang w:val="en-US"/>
        </w:rPr>
      </w:pPr>
      <w:r w:rsidRPr="0001121B">
        <w:rPr>
          <w:lang w:val="en-US"/>
        </w:rPr>
        <w:t xml:space="preserve">    "age": 33</w:t>
      </w:r>
    </w:p>
    <w:p w14:paraId="0411BF91" w14:textId="77777777" w:rsidR="008F3EDE" w:rsidRPr="0001121B" w:rsidRDefault="008F3EDE" w:rsidP="008F3EDE">
      <w:pPr>
        <w:rPr>
          <w:lang w:val="en-US"/>
        </w:rPr>
      </w:pPr>
      <w:r w:rsidRPr="0001121B">
        <w:rPr>
          <w:lang w:val="en-US"/>
        </w:rPr>
        <w:t>}</w:t>
      </w:r>
    </w:p>
    <w:p w14:paraId="37EEC58A" w14:textId="12818EDE" w:rsidR="008F3EDE" w:rsidRPr="0001121B" w:rsidRDefault="008F3EDE" w:rsidP="008F3EDE">
      <w:pPr>
        <w:rPr>
          <w:lang w:val="en-US"/>
        </w:rPr>
      </w:pPr>
    </w:p>
    <w:p w14:paraId="5E1D0AE2" w14:textId="77777777" w:rsidR="008F3EDE" w:rsidRDefault="008F3EDE" w:rsidP="008F3EDE">
      <w:pPr>
        <w:rPr>
          <w:i/>
          <w:lang w:val="en-US"/>
        </w:rPr>
      </w:pPr>
      <w:r w:rsidRPr="0001121B">
        <w:rPr>
          <w:i/>
          <w:noProof/>
          <w:lang w:val="en-US"/>
        </w:rPr>
        <w:drawing>
          <wp:inline distT="0" distB="0" distL="0" distR="0" wp14:anchorId="392E39EF" wp14:editId="3D715A58">
            <wp:extent cx="4857115" cy="2965159"/>
            <wp:effectExtent l="0" t="0" r="635" b="6985"/>
            <wp:docPr id="1178310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0724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3968" cy="29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C766" w14:textId="500D1671" w:rsidR="00E227E6" w:rsidRPr="007E1AE6" w:rsidRDefault="00E227E6" w:rsidP="007E1AE6">
      <w:pPr>
        <w:pStyle w:val="ListParagraph"/>
        <w:numPr>
          <w:ilvl w:val="0"/>
          <w:numId w:val="49"/>
        </w:numPr>
        <w:rPr>
          <w:iCs/>
          <w:lang w:val="en-US"/>
        </w:rPr>
      </w:pPr>
      <w:r w:rsidRPr="007E1AE6">
        <w:rPr>
          <w:iCs/>
          <w:lang w:val="en-US"/>
        </w:rPr>
        <w:t xml:space="preserve">Checked </w:t>
      </w:r>
      <w:proofErr w:type="gramStart"/>
      <w:r w:rsidRPr="007E1AE6">
        <w:rPr>
          <w:iCs/>
          <w:lang w:val="en-US"/>
        </w:rPr>
        <w:t>database</w:t>
      </w:r>
      <w:proofErr w:type="gramEnd"/>
    </w:p>
    <w:p w14:paraId="51CCC11D" w14:textId="120E49C9" w:rsidR="00E227E6" w:rsidRPr="00E227E6" w:rsidRDefault="007E1AE6" w:rsidP="00E227E6">
      <w:pPr>
        <w:ind w:left="360"/>
        <w:rPr>
          <w:i/>
          <w:lang w:val="en-US"/>
        </w:rPr>
      </w:pPr>
      <w:r w:rsidRPr="007E1AE6">
        <w:rPr>
          <w:i/>
          <w:noProof/>
          <w:lang w:val="en-US"/>
        </w:rPr>
        <w:drawing>
          <wp:inline distT="0" distB="0" distL="0" distR="0" wp14:anchorId="4931637C" wp14:editId="69EE3118">
            <wp:extent cx="4426177" cy="2463927"/>
            <wp:effectExtent l="0" t="0" r="0" b="0"/>
            <wp:docPr id="7195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390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CB5B" w14:textId="77777777" w:rsidR="007E1AE6" w:rsidRDefault="007E1AE6" w:rsidP="008F3EDE">
      <w:pPr>
        <w:rPr>
          <w:iCs/>
          <w:lang w:val="en-US"/>
        </w:rPr>
      </w:pPr>
    </w:p>
    <w:p w14:paraId="1B377272" w14:textId="678716CE" w:rsidR="008F3EDE" w:rsidRDefault="008F3EDE" w:rsidP="008F3EDE">
      <w:pPr>
        <w:rPr>
          <w:iCs/>
          <w:lang w:val="en-US"/>
        </w:rPr>
      </w:pPr>
      <w:r w:rsidRPr="005B016F">
        <w:rPr>
          <w:iCs/>
          <w:lang w:val="en-US"/>
        </w:rPr>
        <w:t>Test failed.</w:t>
      </w:r>
    </w:p>
    <w:p w14:paraId="42301429" w14:textId="5A0A2757" w:rsidR="008F3EDE" w:rsidRDefault="008F3EDE" w:rsidP="008F3EDE">
      <w:pPr>
        <w:rPr>
          <w:iCs/>
          <w:lang w:val="en-US"/>
        </w:rPr>
      </w:pPr>
      <w:r>
        <w:rPr>
          <w:iCs/>
          <w:lang w:val="en-US"/>
        </w:rPr>
        <w:t>New student was added to the database even though email address is not proper form.</w:t>
      </w:r>
    </w:p>
    <w:p w14:paraId="1902EEA9" w14:textId="77777777" w:rsidR="008F3EDE" w:rsidRDefault="008F3EDE" w:rsidP="008F3EDE">
      <w:pPr>
        <w:rPr>
          <w:iCs/>
          <w:lang w:val="en-US"/>
        </w:rPr>
      </w:pPr>
    </w:p>
    <w:p w14:paraId="7E550C9E" w14:textId="6E213D38" w:rsidR="008F3EDE" w:rsidRPr="008F1C25" w:rsidRDefault="008F3EDE" w:rsidP="008F3EDE">
      <w:pPr>
        <w:rPr>
          <w:iCs/>
          <w:u w:val="single"/>
          <w:lang w:val="en-US"/>
        </w:rPr>
      </w:pPr>
      <w:r w:rsidRPr="008F1C25">
        <w:rPr>
          <w:iCs/>
          <w:u w:val="single"/>
          <w:lang w:val="en-US"/>
        </w:rPr>
        <w:lastRenderedPageBreak/>
        <w:t xml:space="preserve">Expected result: </w:t>
      </w:r>
    </w:p>
    <w:p w14:paraId="212C44DA" w14:textId="3455C625" w:rsidR="008F3EDE" w:rsidRPr="008F3EDE" w:rsidRDefault="008F3EDE" w:rsidP="008F3EDE">
      <w:pPr>
        <w:pStyle w:val="ListParagraph"/>
        <w:numPr>
          <w:ilvl w:val="0"/>
          <w:numId w:val="72"/>
        </w:numPr>
        <w:rPr>
          <w:iCs/>
          <w:lang w:val="en-US"/>
        </w:rPr>
      </w:pPr>
      <w:r w:rsidRPr="008F3EDE">
        <w:rPr>
          <w:iCs/>
          <w:lang w:val="en-US"/>
        </w:rPr>
        <w:t>Status code 400 Bad Request.</w:t>
      </w:r>
    </w:p>
    <w:p w14:paraId="48948C7A" w14:textId="43C156DE" w:rsidR="008F3EDE" w:rsidRPr="008F3EDE" w:rsidRDefault="008F3EDE" w:rsidP="008F3EDE">
      <w:pPr>
        <w:pStyle w:val="ListParagraph"/>
        <w:numPr>
          <w:ilvl w:val="0"/>
          <w:numId w:val="72"/>
        </w:numPr>
        <w:rPr>
          <w:iCs/>
          <w:lang w:val="en-US"/>
        </w:rPr>
      </w:pPr>
      <w:r w:rsidRPr="008F3EDE">
        <w:rPr>
          <w:iCs/>
          <w:lang w:val="en-US"/>
        </w:rPr>
        <w:t>Message: Student was not added due to incorrect email address.</w:t>
      </w:r>
    </w:p>
    <w:p w14:paraId="1D493B3B" w14:textId="77777777" w:rsidR="008F3EDE" w:rsidRPr="009B1F36" w:rsidRDefault="008F3EDE" w:rsidP="009B1F36">
      <w:pPr>
        <w:ind w:left="360"/>
        <w:rPr>
          <w:iCs/>
          <w:lang w:val="en-US"/>
        </w:rPr>
      </w:pPr>
    </w:p>
    <w:sectPr w:rsidR="008F3EDE" w:rsidRPr="009B1F36">
      <w:footerReference w:type="default" r:id="rId6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8F8E4A" w14:textId="77777777" w:rsidR="00636A02" w:rsidRDefault="00636A02">
      <w:pPr>
        <w:spacing w:line="240" w:lineRule="auto"/>
      </w:pPr>
      <w:r>
        <w:separator/>
      </w:r>
    </w:p>
  </w:endnote>
  <w:endnote w:type="continuationSeparator" w:id="0">
    <w:p w14:paraId="34307C21" w14:textId="77777777" w:rsidR="00636A02" w:rsidRDefault="00636A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ECC6D9A-A321-4435-9F04-84265F11F9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FEECDBEF-C99D-41EF-B71D-082C25CD537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CEAE6CC0-7196-4079-AE37-667411A86ABE}"/>
    <w:embedItalic r:id="rId4" w:fontKey="{FA58C890-4E65-4A1D-B23B-78081ED1F9D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FD620" w14:textId="77777777" w:rsidR="007578A4" w:rsidRDefault="007578A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114748" w14:textId="77777777" w:rsidR="00636A02" w:rsidRDefault="00636A02">
      <w:pPr>
        <w:spacing w:line="240" w:lineRule="auto"/>
      </w:pPr>
      <w:r>
        <w:separator/>
      </w:r>
    </w:p>
  </w:footnote>
  <w:footnote w:type="continuationSeparator" w:id="0">
    <w:p w14:paraId="4784B185" w14:textId="77777777" w:rsidR="00636A02" w:rsidRDefault="00636A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17B4F"/>
    <w:multiLevelType w:val="hybridMultilevel"/>
    <w:tmpl w:val="012099BA"/>
    <w:lvl w:ilvl="0" w:tplc="040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03231333"/>
    <w:multiLevelType w:val="hybridMultilevel"/>
    <w:tmpl w:val="0D26E804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43D5228"/>
    <w:multiLevelType w:val="hybridMultilevel"/>
    <w:tmpl w:val="EB98E8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63927"/>
    <w:multiLevelType w:val="hybridMultilevel"/>
    <w:tmpl w:val="B9F2EF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FE7A54"/>
    <w:multiLevelType w:val="hybridMultilevel"/>
    <w:tmpl w:val="280CCB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BD19B8"/>
    <w:multiLevelType w:val="hybridMultilevel"/>
    <w:tmpl w:val="B9F2E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01211"/>
    <w:multiLevelType w:val="hybridMultilevel"/>
    <w:tmpl w:val="03A42560"/>
    <w:lvl w:ilvl="0" w:tplc="0464D49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F250F2"/>
    <w:multiLevelType w:val="hybridMultilevel"/>
    <w:tmpl w:val="F17811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5E28BC"/>
    <w:multiLevelType w:val="hybridMultilevel"/>
    <w:tmpl w:val="895880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816EFA"/>
    <w:multiLevelType w:val="hybridMultilevel"/>
    <w:tmpl w:val="B9F2EF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CD1986"/>
    <w:multiLevelType w:val="hybridMultilevel"/>
    <w:tmpl w:val="091268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0A7A40"/>
    <w:multiLevelType w:val="hybridMultilevel"/>
    <w:tmpl w:val="A30C8E8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5A7195"/>
    <w:multiLevelType w:val="hybridMultilevel"/>
    <w:tmpl w:val="1EA03EF4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D72A1A"/>
    <w:multiLevelType w:val="hybridMultilevel"/>
    <w:tmpl w:val="895880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FC3071"/>
    <w:multiLevelType w:val="hybridMultilevel"/>
    <w:tmpl w:val="B9F2EF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B22B39"/>
    <w:multiLevelType w:val="hybridMultilevel"/>
    <w:tmpl w:val="0E762EEC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3CB6473"/>
    <w:multiLevelType w:val="hybridMultilevel"/>
    <w:tmpl w:val="F84C4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1B27E1"/>
    <w:multiLevelType w:val="hybridMultilevel"/>
    <w:tmpl w:val="0E762EEC"/>
    <w:lvl w:ilvl="0" w:tplc="AB380B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5265B19"/>
    <w:multiLevelType w:val="hybridMultilevel"/>
    <w:tmpl w:val="1EA03EF4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4B555A"/>
    <w:multiLevelType w:val="hybridMultilevel"/>
    <w:tmpl w:val="895880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C643F3"/>
    <w:multiLevelType w:val="hybridMultilevel"/>
    <w:tmpl w:val="1EA03EF4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0D4541"/>
    <w:multiLevelType w:val="hybridMultilevel"/>
    <w:tmpl w:val="F1781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773A0F"/>
    <w:multiLevelType w:val="hybridMultilevel"/>
    <w:tmpl w:val="F1D626D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3E2B0B"/>
    <w:multiLevelType w:val="hybridMultilevel"/>
    <w:tmpl w:val="1EA03EF4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C323973"/>
    <w:multiLevelType w:val="hybridMultilevel"/>
    <w:tmpl w:val="0090DC4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C47B37"/>
    <w:multiLevelType w:val="hybridMultilevel"/>
    <w:tmpl w:val="B9F2EF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277870"/>
    <w:multiLevelType w:val="hybridMultilevel"/>
    <w:tmpl w:val="63E825EE"/>
    <w:lvl w:ilvl="0" w:tplc="D8A845F0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5A369A1"/>
    <w:multiLevelType w:val="hybridMultilevel"/>
    <w:tmpl w:val="1EA03EF4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933290"/>
    <w:multiLevelType w:val="hybridMultilevel"/>
    <w:tmpl w:val="71F42C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A9A6915"/>
    <w:multiLevelType w:val="hybridMultilevel"/>
    <w:tmpl w:val="115A22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BA84CE4"/>
    <w:multiLevelType w:val="hybridMultilevel"/>
    <w:tmpl w:val="091268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8911B1"/>
    <w:multiLevelType w:val="hybridMultilevel"/>
    <w:tmpl w:val="A30C8E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DFE6DE0"/>
    <w:multiLevelType w:val="hybridMultilevel"/>
    <w:tmpl w:val="895880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ED816E2"/>
    <w:multiLevelType w:val="hybridMultilevel"/>
    <w:tmpl w:val="7754443A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F636817"/>
    <w:multiLevelType w:val="hybridMultilevel"/>
    <w:tmpl w:val="E1808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F9F7D38"/>
    <w:multiLevelType w:val="hybridMultilevel"/>
    <w:tmpl w:val="091268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A71ABD"/>
    <w:multiLevelType w:val="hybridMultilevel"/>
    <w:tmpl w:val="DB8043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8E12CBDE">
      <w:start w:val="1"/>
      <w:numFmt w:val="decimal"/>
      <w:lvlText w:val="%2)"/>
      <w:lvlJc w:val="left"/>
      <w:pPr>
        <w:ind w:left="927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08D22AD"/>
    <w:multiLevelType w:val="hybridMultilevel"/>
    <w:tmpl w:val="B9F2EF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0B400F3"/>
    <w:multiLevelType w:val="hybridMultilevel"/>
    <w:tmpl w:val="C150A1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1A934AA"/>
    <w:multiLevelType w:val="hybridMultilevel"/>
    <w:tmpl w:val="F1D626D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37C2D1D"/>
    <w:multiLevelType w:val="hybridMultilevel"/>
    <w:tmpl w:val="115A2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3F30572"/>
    <w:multiLevelType w:val="hybridMultilevel"/>
    <w:tmpl w:val="895880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6CD7255"/>
    <w:multiLevelType w:val="hybridMultilevel"/>
    <w:tmpl w:val="432078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8257211"/>
    <w:multiLevelType w:val="hybridMultilevel"/>
    <w:tmpl w:val="1EA03EF4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C6913DC"/>
    <w:multiLevelType w:val="hybridMultilevel"/>
    <w:tmpl w:val="115A2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A22435"/>
    <w:multiLevelType w:val="hybridMultilevel"/>
    <w:tmpl w:val="115A2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C86BBD"/>
    <w:multiLevelType w:val="hybridMultilevel"/>
    <w:tmpl w:val="A30C8E8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EB7780C"/>
    <w:multiLevelType w:val="hybridMultilevel"/>
    <w:tmpl w:val="1EA03EF4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D94800"/>
    <w:multiLevelType w:val="hybridMultilevel"/>
    <w:tmpl w:val="1EA03EF4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4E107F2"/>
    <w:multiLevelType w:val="hybridMultilevel"/>
    <w:tmpl w:val="B9F2EF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62221DA"/>
    <w:multiLevelType w:val="hybridMultilevel"/>
    <w:tmpl w:val="05BC687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82962E5"/>
    <w:multiLevelType w:val="hybridMultilevel"/>
    <w:tmpl w:val="115A2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8EE5B86"/>
    <w:multiLevelType w:val="hybridMultilevel"/>
    <w:tmpl w:val="895880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9FB3E67"/>
    <w:multiLevelType w:val="hybridMultilevel"/>
    <w:tmpl w:val="7754443A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A7E657B"/>
    <w:multiLevelType w:val="hybridMultilevel"/>
    <w:tmpl w:val="115A2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B15101C"/>
    <w:multiLevelType w:val="hybridMultilevel"/>
    <w:tmpl w:val="895880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2E4596"/>
    <w:multiLevelType w:val="hybridMultilevel"/>
    <w:tmpl w:val="895880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D6B0EB5"/>
    <w:multiLevelType w:val="hybridMultilevel"/>
    <w:tmpl w:val="F1D626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0655837"/>
    <w:multiLevelType w:val="hybridMultilevel"/>
    <w:tmpl w:val="EEC0E58A"/>
    <w:lvl w:ilvl="0" w:tplc="42CC1F30">
      <w:start w:val="3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0672998"/>
    <w:multiLevelType w:val="hybridMultilevel"/>
    <w:tmpl w:val="09126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2B575E6"/>
    <w:multiLevelType w:val="hybridMultilevel"/>
    <w:tmpl w:val="895880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3352484"/>
    <w:multiLevelType w:val="hybridMultilevel"/>
    <w:tmpl w:val="895880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3AA3F47"/>
    <w:multiLevelType w:val="hybridMultilevel"/>
    <w:tmpl w:val="115A2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3D23861"/>
    <w:multiLevelType w:val="hybridMultilevel"/>
    <w:tmpl w:val="A08CA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4C52557"/>
    <w:multiLevelType w:val="hybridMultilevel"/>
    <w:tmpl w:val="895880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5B75F16"/>
    <w:multiLevelType w:val="hybridMultilevel"/>
    <w:tmpl w:val="895880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AD207A"/>
    <w:multiLevelType w:val="hybridMultilevel"/>
    <w:tmpl w:val="7754443A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86D7C59"/>
    <w:multiLevelType w:val="hybridMultilevel"/>
    <w:tmpl w:val="895880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C6036A"/>
    <w:multiLevelType w:val="hybridMultilevel"/>
    <w:tmpl w:val="1EA03EF4"/>
    <w:lvl w:ilvl="0" w:tplc="701081F8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B961AE0"/>
    <w:multiLevelType w:val="hybridMultilevel"/>
    <w:tmpl w:val="F1D626D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A60E63"/>
    <w:multiLevelType w:val="hybridMultilevel"/>
    <w:tmpl w:val="0E762EEC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6F377387"/>
    <w:multiLevelType w:val="hybridMultilevel"/>
    <w:tmpl w:val="895880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3DC10BE"/>
    <w:multiLevelType w:val="hybridMultilevel"/>
    <w:tmpl w:val="091268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6753A13"/>
    <w:multiLevelType w:val="hybridMultilevel"/>
    <w:tmpl w:val="895880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A975063"/>
    <w:multiLevelType w:val="hybridMultilevel"/>
    <w:tmpl w:val="115A2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E1F4481"/>
    <w:multiLevelType w:val="hybridMultilevel"/>
    <w:tmpl w:val="895880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9783022">
    <w:abstractNumId w:val="68"/>
  </w:num>
  <w:num w:numId="2" w16cid:durableId="904296445">
    <w:abstractNumId w:val="43"/>
  </w:num>
  <w:num w:numId="3" w16cid:durableId="1590195280">
    <w:abstractNumId w:val="6"/>
  </w:num>
  <w:num w:numId="4" w16cid:durableId="281084362">
    <w:abstractNumId w:val="63"/>
  </w:num>
  <w:num w:numId="5" w16cid:durableId="1235703213">
    <w:abstractNumId w:val="16"/>
  </w:num>
  <w:num w:numId="6" w16cid:durableId="485246884">
    <w:abstractNumId w:val="21"/>
  </w:num>
  <w:num w:numId="7" w16cid:durableId="210193840">
    <w:abstractNumId w:val="18"/>
  </w:num>
  <w:num w:numId="8" w16cid:durableId="1699239545">
    <w:abstractNumId w:val="5"/>
  </w:num>
  <w:num w:numId="9" w16cid:durableId="1676958660">
    <w:abstractNumId w:val="59"/>
  </w:num>
  <w:num w:numId="10" w16cid:durableId="503126299">
    <w:abstractNumId w:val="29"/>
  </w:num>
  <w:num w:numId="11" w16cid:durableId="1350910317">
    <w:abstractNumId w:val="25"/>
  </w:num>
  <w:num w:numId="12" w16cid:durableId="1844511007">
    <w:abstractNumId w:val="72"/>
  </w:num>
  <w:num w:numId="13" w16cid:durableId="1923416745">
    <w:abstractNumId w:val="40"/>
  </w:num>
  <w:num w:numId="14" w16cid:durableId="441150581">
    <w:abstractNumId w:val="7"/>
  </w:num>
  <w:num w:numId="15" w16cid:durableId="759984395">
    <w:abstractNumId w:val="1"/>
  </w:num>
  <w:num w:numId="16" w16cid:durableId="253972884">
    <w:abstractNumId w:val="34"/>
  </w:num>
  <w:num w:numId="17" w16cid:durableId="1274479205">
    <w:abstractNumId w:val="3"/>
  </w:num>
  <w:num w:numId="18" w16cid:durableId="1556547313">
    <w:abstractNumId w:val="10"/>
  </w:num>
  <w:num w:numId="19" w16cid:durableId="799227598">
    <w:abstractNumId w:val="74"/>
  </w:num>
  <w:num w:numId="20" w16cid:durableId="1889297150">
    <w:abstractNumId w:val="37"/>
  </w:num>
  <w:num w:numId="21" w16cid:durableId="965547799">
    <w:abstractNumId w:val="51"/>
  </w:num>
  <w:num w:numId="22" w16cid:durableId="330059634">
    <w:abstractNumId w:val="14"/>
  </w:num>
  <w:num w:numId="23" w16cid:durableId="375281229">
    <w:abstractNumId w:val="30"/>
  </w:num>
  <w:num w:numId="24" w16cid:durableId="827402222">
    <w:abstractNumId w:val="35"/>
  </w:num>
  <w:num w:numId="25" w16cid:durableId="1936815351">
    <w:abstractNumId w:val="54"/>
  </w:num>
  <w:num w:numId="26" w16cid:durableId="523858904">
    <w:abstractNumId w:val="44"/>
  </w:num>
  <w:num w:numId="27" w16cid:durableId="1876691568">
    <w:abstractNumId w:val="36"/>
  </w:num>
  <w:num w:numId="28" w16cid:durableId="870000711">
    <w:abstractNumId w:val="45"/>
  </w:num>
  <w:num w:numId="29" w16cid:durableId="1140151238">
    <w:abstractNumId w:val="62"/>
  </w:num>
  <w:num w:numId="30" w16cid:durableId="745416545">
    <w:abstractNumId w:val="12"/>
  </w:num>
  <w:num w:numId="31" w16cid:durableId="1775199844">
    <w:abstractNumId w:val="19"/>
  </w:num>
  <w:num w:numId="32" w16cid:durableId="756291935">
    <w:abstractNumId w:val="67"/>
  </w:num>
  <w:num w:numId="33" w16cid:durableId="2092509141">
    <w:abstractNumId w:val="17"/>
  </w:num>
  <w:num w:numId="34" w16cid:durableId="759719511">
    <w:abstractNumId w:val="26"/>
  </w:num>
  <w:num w:numId="35" w16cid:durableId="809447125">
    <w:abstractNumId w:val="64"/>
  </w:num>
  <w:num w:numId="36" w16cid:durableId="121459638">
    <w:abstractNumId w:val="23"/>
  </w:num>
  <w:num w:numId="37" w16cid:durableId="231891213">
    <w:abstractNumId w:val="33"/>
  </w:num>
  <w:num w:numId="38" w16cid:durableId="888762378">
    <w:abstractNumId w:val="57"/>
  </w:num>
  <w:num w:numId="39" w16cid:durableId="1959990177">
    <w:abstractNumId w:val="8"/>
  </w:num>
  <w:num w:numId="40" w16cid:durableId="741102458">
    <w:abstractNumId w:val="24"/>
  </w:num>
  <w:num w:numId="41" w16cid:durableId="1158031811">
    <w:abstractNumId w:val="31"/>
  </w:num>
  <w:num w:numId="42" w16cid:durableId="1199390892">
    <w:abstractNumId w:val="47"/>
  </w:num>
  <w:num w:numId="43" w16cid:durableId="276911938">
    <w:abstractNumId w:val="66"/>
  </w:num>
  <w:num w:numId="44" w16cid:durableId="508326007">
    <w:abstractNumId w:val="61"/>
  </w:num>
  <w:num w:numId="45" w16cid:durableId="186528829">
    <w:abstractNumId w:val="39"/>
  </w:num>
  <w:num w:numId="46" w16cid:durableId="17196480">
    <w:abstractNumId w:val="32"/>
  </w:num>
  <w:num w:numId="47" w16cid:durableId="1067919422">
    <w:abstractNumId w:val="69"/>
  </w:num>
  <w:num w:numId="48" w16cid:durableId="1518037356">
    <w:abstractNumId w:val="13"/>
  </w:num>
  <w:num w:numId="49" w16cid:durableId="259917443">
    <w:abstractNumId w:val="4"/>
  </w:num>
  <w:num w:numId="50" w16cid:durableId="1422482532">
    <w:abstractNumId w:val="28"/>
  </w:num>
  <w:num w:numId="51" w16cid:durableId="1013730219">
    <w:abstractNumId w:val="11"/>
  </w:num>
  <w:num w:numId="52" w16cid:durableId="1602251097">
    <w:abstractNumId w:val="56"/>
  </w:num>
  <w:num w:numId="53" w16cid:durableId="1365521448">
    <w:abstractNumId w:val="75"/>
  </w:num>
  <w:num w:numId="54" w16cid:durableId="806970734">
    <w:abstractNumId w:val="53"/>
  </w:num>
  <w:num w:numId="55" w16cid:durableId="1846434464">
    <w:abstractNumId w:val="15"/>
  </w:num>
  <w:num w:numId="56" w16cid:durableId="2015300116">
    <w:abstractNumId w:val="48"/>
  </w:num>
  <w:num w:numId="57" w16cid:durableId="450903737">
    <w:abstractNumId w:val="65"/>
  </w:num>
  <w:num w:numId="58" w16cid:durableId="724835337">
    <w:abstractNumId w:val="70"/>
  </w:num>
  <w:num w:numId="59" w16cid:durableId="1961065340">
    <w:abstractNumId w:val="46"/>
  </w:num>
  <w:num w:numId="60" w16cid:durableId="452332461">
    <w:abstractNumId w:val="73"/>
  </w:num>
  <w:num w:numId="61" w16cid:durableId="2146044029">
    <w:abstractNumId w:val="22"/>
  </w:num>
  <w:num w:numId="62" w16cid:durableId="590967024">
    <w:abstractNumId w:val="55"/>
  </w:num>
  <w:num w:numId="63" w16cid:durableId="1815832570">
    <w:abstractNumId w:val="50"/>
  </w:num>
  <w:num w:numId="64" w16cid:durableId="134839430">
    <w:abstractNumId w:val="27"/>
  </w:num>
  <w:num w:numId="65" w16cid:durableId="1868132021">
    <w:abstractNumId w:val="52"/>
  </w:num>
  <w:num w:numId="66" w16cid:durableId="428893204">
    <w:abstractNumId w:val="41"/>
  </w:num>
  <w:num w:numId="67" w16cid:durableId="968974768">
    <w:abstractNumId w:val="38"/>
  </w:num>
  <w:num w:numId="68" w16cid:durableId="1236013959">
    <w:abstractNumId w:val="60"/>
  </w:num>
  <w:num w:numId="69" w16cid:durableId="181019940">
    <w:abstractNumId w:val="20"/>
  </w:num>
  <w:num w:numId="70" w16cid:durableId="1593008226">
    <w:abstractNumId w:val="71"/>
  </w:num>
  <w:num w:numId="71" w16cid:durableId="2014992749">
    <w:abstractNumId w:val="2"/>
  </w:num>
  <w:num w:numId="72" w16cid:durableId="948045833">
    <w:abstractNumId w:val="0"/>
  </w:num>
  <w:num w:numId="73" w16cid:durableId="712735762">
    <w:abstractNumId w:val="42"/>
  </w:num>
  <w:num w:numId="74" w16cid:durableId="1123034975">
    <w:abstractNumId w:val="58"/>
  </w:num>
  <w:num w:numId="75" w16cid:durableId="1194920112">
    <w:abstractNumId w:val="9"/>
  </w:num>
  <w:num w:numId="76" w16cid:durableId="1989244592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78A4"/>
    <w:rsid w:val="00006631"/>
    <w:rsid w:val="0001121B"/>
    <w:rsid w:val="00020B51"/>
    <w:rsid w:val="0002782D"/>
    <w:rsid w:val="0003127A"/>
    <w:rsid w:val="00036C50"/>
    <w:rsid w:val="00070144"/>
    <w:rsid w:val="00090F70"/>
    <w:rsid w:val="000D180A"/>
    <w:rsid w:val="00111EB5"/>
    <w:rsid w:val="00114286"/>
    <w:rsid w:val="001159B1"/>
    <w:rsid w:val="00170BE9"/>
    <w:rsid w:val="001C62D7"/>
    <w:rsid w:val="002557F3"/>
    <w:rsid w:val="00270A84"/>
    <w:rsid w:val="002712C6"/>
    <w:rsid w:val="003354F4"/>
    <w:rsid w:val="00397F2B"/>
    <w:rsid w:val="003A3792"/>
    <w:rsid w:val="003B1DD6"/>
    <w:rsid w:val="0042456E"/>
    <w:rsid w:val="00477BEF"/>
    <w:rsid w:val="00490EC1"/>
    <w:rsid w:val="004956BE"/>
    <w:rsid w:val="004C4CE0"/>
    <w:rsid w:val="00551C7C"/>
    <w:rsid w:val="0055230A"/>
    <w:rsid w:val="005A7A9C"/>
    <w:rsid w:val="005B016F"/>
    <w:rsid w:val="005B4516"/>
    <w:rsid w:val="005B4B28"/>
    <w:rsid w:val="005C1FA5"/>
    <w:rsid w:val="005C6CB8"/>
    <w:rsid w:val="00623CC1"/>
    <w:rsid w:val="00631418"/>
    <w:rsid w:val="00636A02"/>
    <w:rsid w:val="006507B7"/>
    <w:rsid w:val="00652CCB"/>
    <w:rsid w:val="006C2810"/>
    <w:rsid w:val="006C4F52"/>
    <w:rsid w:val="006D7FB2"/>
    <w:rsid w:val="006E2F61"/>
    <w:rsid w:val="006F18B2"/>
    <w:rsid w:val="0071139E"/>
    <w:rsid w:val="007373F7"/>
    <w:rsid w:val="00753545"/>
    <w:rsid w:val="007578A4"/>
    <w:rsid w:val="00776772"/>
    <w:rsid w:val="007A12ED"/>
    <w:rsid w:val="007E1A19"/>
    <w:rsid w:val="007E1AE6"/>
    <w:rsid w:val="007F03AB"/>
    <w:rsid w:val="008214F2"/>
    <w:rsid w:val="0084397B"/>
    <w:rsid w:val="00847185"/>
    <w:rsid w:val="008549C6"/>
    <w:rsid w:val="00875A42"/>
    <w:rsid w:val="008E6DCB"/>
    <w:rsid w:val="008F1C25"/>
    <w:rsid w:val="008F3EDE"/>
    <w:rsid w:val="00907D5C"/>
    <w:rsid w:val="009141C9"/>
    <w:rsid w:val="00970CD5"/>
    <w:rsid w:val="0098252C"/>
    <w:rsid w:val="00991BA3"/>
    <w:rsid w:val="00994865"/>
    <w:rsid w:val="009A12FB"/>
    <w:rsid w:val="009B1F36"/>
    <w:rsid w:val="00A543C7"/>
    <w:rsid w:val="00A6040B"/>
    <w:rsid w:val="00A74157"/>
    <w:rsid w:val="00A813E5"/>
    <w:rsid w:val="00AC30D2"/>
    <w:rsid w:val="00AC774E"/>
    <w:rsid w:val="00B642D7"/>
    <w:rsid w:val="00B711D0"/>
    <w:rsid w:val="00B7785E"/>
    <w:rsid w:val="00B872A8"/>
    <w:rsid w:val="00BE34D5"/>
    <w:rsid w:val="00C069E0"/>
    <w:rsid w:val="00C40222"/>
    <w:rsid w:val="00C54659"/>
    <w:rsid w:val="00CA5295"/>
    <w:rsid w:val="00CC5250"/>
    <w:rsid w:val="00CE7550"/>
    <w:rsid w:val="00D11062"/>
    <w:rsid w:val="00D3587E"/>
    <w:rsid w:val="00D60911"/>
    <w:rsid w:val="00D76283"/>
    <w:rsid w:val="00D76FFA"/>
    <w:rsid w:val="00DB5450"/>
    <w:rsid w:val="00DC6A9B"/>
    <w:rsid w:val="00DF658E"/>
    <w:rsid w:val="00E15FEE"/>
    <w:rsid w:val="00E1652B"/>
    <w:rsid w:val="00E227E6"/>
    <w:rsid w:val="00E27D11"/>
    <w:rsid w:val="00E7212F"/>
    <w:rsid w:val="00E7704D"/>
    <w:rsid w:val="00EC1300"/>
    <w:rsid w:val="00ED30CC"/>
    <w:rsid w:val="00F2559E"/>
    <w:rsid w:val="00F55988"/>
    <w:rsid w:val="00F82099"/>
    <w:rsid w:val="00F848DB"/>
    <w:rsid w:val="00FA3215"/>
    <w:rsid w:val="00FC3A40"/>
    <w:rsid w:val="00FD6F10"/>
    <w:rsid w:val="00FF419D"/>
    <w:rsid w:val="00FF4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494AA"/>
  <w15:docId w15:val="{31D17657-761F-4CE6-B560-3EFC59E5B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s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7F03AB"/>
    <w:pPr>
      <w:keepNext/>
      <w:keepLines/>
      <w:spacing w:before="360" w:after="120"/>
      <w:outlineLvl w:val="1"/>
    </w:pPr>
    <w:rPr>
      <w:b/>
      <w:sz w:val="24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A543C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546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7F2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7F2B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7F03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F03AB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D6091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7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3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://108.143.193.45:8080/api/v1/students/" TargetMode="External"/><Relationship Id="rId34" Type="http://schemas.openxmlformats.org/officeDocument/2006/relationships/hyperlink" Target="http://108.143.193.45:8080/api/v1/students/" TargetMode="External"/><Relationship Id="rId42" Type="http://schemas.openxmlformats.org/officeDocument/2006/relationships/hyperlink" Target="http://108.143.193.45:8080/api/v1/students/" TargetMode="External"/><Relationship Id="rId47" Type="http://schemas.openxmlformats.org/officeDocument/2006/relationships/hyperlink" Target="http://108.143.193.45:8080/api/v1/students/" TargetMode="External"/><Relationship Id="rId50" Type="http://schemas.openxmlformats.org/officeDocument/2006/relationships/hyperlink" Target="mailto:marek.benda@seznam.cz" TargetMode="External"/><Relationship Id="rId55" Type="http://schemas.openxmlformats.org/officeDocument/2006/relationships/hyperlink" Target="http://108.143.193.45:8080/api/v1/students/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0.png"/><Relationship Id="rId11" Type="http://schemas.openxmlformats.org/officeDocument/2006/relationships/image" Target="media/image3.png"/><Relationship Id="rId24" Type="http://schemas.openxmlformats.org/officeDocument/2006/relationships/hyperlink" Target="mailto:marek.benda@seznam.cz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://108.143.193.45:8080/api/v1/students/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20.png"/><Relationship Id="rId53" Type="http://schemas.openxmlformats.org/officeDocument/2006/relationships/hyperlink" Target="http://108.143.193.45:8080/api/v1/students/" TargetMode="External"/><Relationship Id="rId58" Type="http://schemas.openxmlformats.org/officeDocument/2006/relationships/hyperlink" Target="mailto:marek.benda@seznam.cz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108.143.193.45:8080/api/v1/students/" TargetMode="External"/><Relationship Id="rId19" Type="http://schemas.openxmlformats.org/officeDocument/2006/relationships/hyperlink" Target="mailto:marek.benda@seznam.cz" TargetMode="External"/><Relationship Id="rId14" Type="http://schemas.openxmlformats.org/officeDocument/2006/relationships/hyperlink" Target="http://108.143.193.45:8080/api/v1/students/" TargetMode="External"/><Relationship Id="rId22" Type="http://schemas.openxmlformats.org/officeDocument/2006/relationships/hyperlink" Target="mailto:marek.benda@seznam.cz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yperlink" Target="mailto:marek.benda@seznam.cz" TargetMode="External"/><Relationship Id="rId48" Type="http://schemas.openxmlformats.org/officeDocument/2006/relationships/hyperlink" Target="mailto:marek.benda@seznam.cz" TargetMode="External"/><Relationship Id="rId56" Type="http://schemas.openxmlformats.org/officeDocument/2006/relationships/hyperlink" Target="http://108.143.193.45:8080/api/v1/students/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108.143.193.45:8080/api/v1/students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mailto:marek.benda@seznam.cz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hyperlink" Target="mailto:marek.benda@seznam.cz" TargetMode="External"/><Relationship Id="rId59" Type="http://schemas.openxmlformats.org/officeDocument/2006/relationships/hyperlink" Target="http://108.143.193.45:8080/api/v1/students/" TargetMode="External"/><Relationship Id="rId20" Type="http://schemas.openxmlformats.org/officeDocument/2006/relationships/hyperlink" Target="http://108.143.193.45:8080/api/v1/students/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://108.143.193.45:8080/api/v1/students/" TargetMode="External"/><Relationship Id="rId62" Type="http://schemas.openxmlformats.org/officeDocument/2006/relationships/hyperlink" Target="mailto:marek.benda@seznam.cz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mailto:marek.benda@seznam.cz" TargetMode="External"/><Relationship Id="rId23" Type="http://schemas.openxmlformats.org/officeDocument/2006/relationships/hyperlink" Target="http://108.143.193.45:8080/api/v1/students/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hyperlink" Target="http://108.143.193.45:8080/api/v1/students/" TargetMode="External"/><Relationship Id="rId57" Type="http://schemas.openxmlformats.org/officeDocument/2006/relationships/hyperlink" Target="http://108.143.193.45:8080/api/v1/students/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108.143.193.45:8080/api/v1/students/" TargetMode="External"/><Relationship Id="rId44" Type="http://schemas.openxmlformats.org/officeDocument/2006/relationships/image" Target="media/image19.png"/><Relationship Id="rId52" Type="http://schemas.openxmlformats.org/officeDocument/2006/relationships/hyperlink" Target="mailto:marek.benda@seznam.cz" TargetMode="External"/><Relationship Id="rId60" Type="http://schemas.openxmlformats.org/officeDocument/2006/relationships/hyperlink" Target="mailto:marek.benda@seznam.cz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zkouska@yourmail.com" TargetMode="External"/><Relationship Id="rId13" Type="http://schemas.openxmlformats.org/officeDocument/2006/relationships/hyperlink" Target="mailto:marek.benda@seznam.cz" TargetMode="External"/><Relationship Id="rId18" Type="http://schemas.openxmlformats.org/officeDocument/2006/relationships/hyperlink" Target="http://108.143.193.45:8080/api/v1/students/" TargetMode="External"/><Relationship Id="rId39" Type="http://schemas.openxmlformats.org/officeDocument/2006/relationships/hyperlink" Target="http://108.143.193.45:8080/api/v1/students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zHl/Enyxdxkd1GJ9OH8urQdSJA==">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Metadata/LabelInfo.xml><?xml version="1.0" encoding="utf-8"?>
<clbl:labelList xmlns:clbl="http://schemas.microsoft.com/office/2020/mipLabelMetadata">
  <clbl:label id="{d792d246-d363-40e2-82bc-6f0655128b68}" enabled="1" method="Standard" siteId="{372ee9e0-9ce0-4033-a64a-c07073a91ecd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38</Pages>
  <Words>3754</Words>
  <Characters>21402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Helga VRBKOVA</cp:lastModifiedBy>
  <cp:revision>2</cp:revision>
  <dcterms:created xsi:type="dcterms:W3CDTF">2024-07-19T10:22:00Z</dcterms:created>
  <dcterms:modified xsi:type="dcterms:W3CDTF">2024-07-19T10:22:00Z</dcterms:modified>
</cp:coreProperties>
</file>